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0B34" w:rsidRPr="00412C7C" w:rsidRDefault="00F20B34"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p>
    <w:tbl>
      <w:tblPr>
        <w:tblStyle w:val="a5"/>
        <w:tblW w:w="10348" w:type="dxa"/>
        <w:tblInd w:w="-34" w:type="dxa"/>
        <w:tblLayout w:type="fixed"/>
        <w:tblLook w:val="0000" w:firstRow="0" w:lastRow="0" w:firstColumn="0" w:lastColumn="0" w:noHBand="0" w:noVBand="0"/>
      </w:tblPr>
      <w:tblGrid>
        <w:gridCol w:w="709"/>
        <w:gridCol w:w="1134"/>
        <w:gridCol w:w="3402"/>
        <w:gridCol w:w="284"/>
        <w:gridCol w:w="1559"/>
        <w:gridCol w:w="142"/>
        <w:gridCol w:w="3118"/>
      </w:tblGrid>
      <w:tr w:rsidR="00F20B34" w:rsidRPr="007E32C6" w:rsidTr="00050519">
        <w:tc>
          <w:tcPr>
            <w:tcW w:w="5245" w:type="dxa"/>
            <w:gridSpan w:val="3"/>
            <w:shd w:val="clear" w:color="auto" w:fill="auto"/>
          </w:tcPr>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"УТВЕРЖДАЮ" </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(ОТ ИСПОЛНИТЕЛЯ)</w:t>
            </w:r>
          </w:p>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284" w:type="dxa"/>
            <w:shd w:val="clear" w:color="auto" w:fill="auto"/>
          </w:tcPr>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4819" w:type="dxa"/>
            <w:gridSpan w:val="3"/>
            <w:shd w:val="clear" w:color="auto" w:fill="auto"/>
          </w:tcPr>
          <w:p w:rsidR="00F20B34" w:rsidRPr="007E32C6" w:rsidRDefault="00ED0785" w:rsidP="007E32C6">
            <w:pPr>
              <w:spacing w:line="276" w:lineRule="auto"/>
              <w:ind w:right="0"/>
              <w:jc w:val="right"/>
              <w:rPr>
                <w:rFonts w:ascii="Times New Roman" w:eastAsia="Play" w:hAnsi="Times New Roman" w:cs="Times New Roman"/>
                <w:sz w:val="28"/>
                <w:szCs w:val="28"/>
              </w:rPr>
            </w:pPr>
            <w:r w:rsidRPr="007E32C6">
              <w:rPr>
                <w:rFonts w:ascii="Times New Roman" w:eastAsia="Play" w:hAnsi="Times New Roman" w:cs="Times New Roman"/>
                <w:sz w:val="28"/>
                <w:szCs w:val="28"/>
              </w:rPr>
              <w:t>"УТВЕРЖДАЮ"</w:t>
            </w:r>
          </w:p>
          <w:p w:rsidR="00F20B34" w:rsidRPr="007E32C6" w:rsidRDefault="00ED0785" w:rsidP="007E32C6">
            <w:pPr>
              <w:spacing w:line="276" w:lineRule="auto"/>
              <w:ind w:right="0"/>
              <w:jc w:val="right"/>
              <w:rPr>
                <w:rFonts w:ascii="Times New Roman" w:eastAsia="Play" w:hAnsi="Times New Roman" w:cs="Times New Roman"/>
                <w:sz w:val="28"/>
                <w:szCs w:val="28"/>
              </w:rPr>
            </w:pPr>
            <w:r w:rsidRPr="007E32C6">
              <w:rPr>
                <w:rFonts w:ascii="Times New Roman" w:eastAsia="Play" w:hAnsi="Times New Roman" w:cs="Times New Roman"/>
                <w:sz w:val="28"/>
                <w:szCs w:val="28"/>
              </w:rPr>
              <w:t>(ОТ ЗАКАЗЧИКА)</w:t>
            </w:r>
          </w:p>
          <w:p w:rsidR="00F20B34" w:rsidRPr="007E32C6" w:rsidRDefault="00ED0785" w:rsidP="007E32C6">
            <w:pPr>
              <w:spacing w:line="276" w:lineRule="auto"/>
              <w:ind w:right="0"/>
              <w:jc w:val="right"/>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Генеральный директор </w:t>
            </w:r>
          </w:p>
          <w:p w:rsidR="00F20B34" w:rsidRPr="007E32C6" w:rsidRDefault="00ED0785" w:rsidP="007E32C6">
            <w:pPr>
              <w:spacing w:line="276" w:lineRule="auto"/>
              <w:ind w:right="0"/>
              <w:jc w:val="right"/>
              <w:rPr>
                <w:rFonts w:ascii="Times New Roman" w:eastAsia="Play" w:hAnsi="Times New Roman" w:cs="Times New Roman"/>
                <w:sz w:val="28"/>
                <w:szCs w:val="28"/>
              </w:rPr>
            </w:pPr>
            <w:r w:rsidRPr="007E32C6">
              <w:rPr>
                <w:rFonts w:ascii="Times New Roman" w:eastAsia="Play" w:hAnsi="Times New Roman" w:cs="Times New Roman"/>
                <w:sz w:val="28"/>
                <w:szCs w:val="28"/>
              </w:rPr>
              <w:t>ООО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xml:space="preserve">» </w:t>
            </w:r>
          </w:p>
          <w:p w:rsidR="00F20B34" w:rsidRPr="007E32C6" w:rsidRDefault="00F20B34" w:rsidP="007E32C6">
            <w:pPr>
              <w:spacing w:line="276" w:lineRule="auto"/>
              <w:ind w:right="0"/>
              <w:jc w:val="right"/>
              <w:rPr>
                <w:rFonts w:ascii="Times New Roman" w:eastAsia="Play" w:hAnsi="Times New Roman" w:cs="Times New Roman"/>
                <w:sz w:val="28"/>
                <w:szCs w:val="28"/>
              </w:rPr>
            </w:pPr>
          </w:p>
        </w:tc>
      </w:tr>
      <w:tr w:rsidR="00F20B34" w:rsidRPr="007E32C6" w:rsidTr="00050519">
        <w:tc>
          <w:tcPr>
            <w:tcW w:w="1843" w:type="dxa"/>
            <w:gridSpan w:val="2"/>
            <w:shd w:val="clear" w:color="auto" w:fill="auto"/>
          </w:tcPr>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3402" w:type="dxa"/>
            <w:shd w:val="clear" w:color="auto" w:fill="auto"/>
          </w:tcPr>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284" w:type="dxa"/>
            <w:shd w:val="clear" w:color="auto" w:fill="auto"/>
          </w:tcPr>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1559" w:type="dxa"/>
            <w:shd w:val="clear" w:color="auto" w:fill="auto"/>
          </w:tcPr>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tc>
        <w:tc>
          <w:tcPr>
            <w:tcW w:w="3260" w:type="dxa"/>
            <w:gridSpan w:val="2"/>
            <w:shd w:val="clear" w:color="auto" w:fill="auto"/>
          </w:tcPr>
          <w:p w:rsidR="00F20B34" w:rsidRPr="007E32C6" w:rsidRDefault="00ED0785" w:rsidP="007E32C6">
            <w:pPr>
              <w:spacing w:line="276" w:lineRule="auto"/>
              <w:ind w:right="0"/>
              <w:jc w:val="right"/>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Классен</w:t>
            </w:r>
            <w:proofErr w:type="spellEnd"/>
            <w:r w:rsidRPr="007E32C6">
              <w:rPr>
                <w:rFonts w:ascii="Times New Roman" w:eastAsia="Play" w:hAnsi="Times New Roman" w:cs="Times New Roman"/>
                <w:sz w:val="28"/>
                <w:szCs w:val="28"/>
              </w:rPr>
              <w:t xml:space="preserve"> Е.В.</w:t>
            </w:r>
          </w:p>
        </w:tc>
      </w:tr>
      <w:tr w:rsidR="00F20B34" w:rsidRPr="007E32C6" w:rsidTr="00050519">
        <w:trPr>
          <w:trHeight w:val="60"/>
        </w:trPr>
        <w:tc>
          <w:tcPr>
            <w:tcW w:w="709" w:type="dxa"/>
            <w:shd w:val="clear" w:color="auto" w:fill="auto"/>
          </w:tcPr>
          <w:p w:rsidR="00F20B34" w:rsidRPr="007E32C6" w:rsidRDefault="00ED0785" w:rsidP="007E32C6">
            <w:pPr>
              <w:spacing w:line="276" w:lineRule="auto"/>
              <w:ind w:right="0"/>
              <w:jc w:val="both"/>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м.п</w:t>
            </w:r>
            <w:proofErr w:type="spellEnd"/>
            <w:r w:rsidRPr="007E32C6">
              <w:rPr>
                <w:rFonts w:ascii="Times New Roman" w:eastAsia="Play" w:hAnsi="Times New Roman" w:cs="Times New Roman"/>
                <w:sz w:val="28"/>
                <w:szCs w:val="28"/>
              </w:rPr>
              <w:t>.</w:t>
            </w:r>
          </w:p>
        </w:tc>
        <w:tc>
          <w:tcPr>
            <w:tcW w:w="4536" w:type="dxa"/>
            <w:gridSpan w:val="2"/>
            <w:shd w:val="clear" w:color="auto" w:fill="auto"/>
          </w:tcPr>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"____" __</w:t>
            </w:r>
            <w:r w:rsidR="00050519" w:rsidRPr="007E32C6">
              <w:rPr>
                <w:rFonts w:ascii="Times New Roman" w:eastAsia="Play" w:hAnsi="Times New Roman" w:cs="Times New Roman"/>
                <w:sz w:val="28"/>
                <w:szCs w:val="28"/>
              </w:rPr>
              <w:t>____</w:t>
            </w:r>
            <w:r w:rsidRPr="007E32C6">
              <w:rPr>
                <w:rFonts w:ascii="Times New Roman" w:eastAsia="Play" w:hAnsi="Times New Roman" w:cs="Times New Roman"/>
                <w:sz w:val="28"/>
                <w:szCs w:val="28"/>
              </w:rPr>
              <w:t>__ 201</w:t>
            </w:r>
            <w:r w:rsidR="00050519" w:rsidRPr="007E32C6">
              <w:rPr>
                <w:rFonts w:ascii="Times New Roman" w:eastAsia="Play" w:hAnsi="Times New Roman" w:cs="Times New Roman"/>
                <w:sz w:val="28"/>
                <w:szCs w:val="28"/>
              </w:rPr>
              <w:t>9</w:t>
            </w:r>
            <w:r w:rsidRPr="007E32C6">
              <w:rPr>
                <w:rFonts w:ascii="Times New Roman" w:eastAsia="Play" w:hAnsi="Times New Roman" w:cs="Times New Roman"/>
                <w:sz w:val="28"/>
                <w:szCs w:val="28"/>
              </w:rPr>
              <w:t xml:space="preserve"> года</w:t>
            </w:r>
          </w:p>
        </w:tc>
        <w:tc>
          <w:tcPr>
            <w:tcW w:w="284" w:type="dxa"/>
            <w:shd w:val="clear" w:color="auto" w:fill="auto"/>
          </w:tcPr>
          <w:p w:rsidR="00F20B34" w:rsidRPr="007E32C6" w:rsidRDefault="00F20B34" w:rsidP="007E32C6">
            <w:pPr>
              <w:spacing w:line="276" w:lineRule="auto"/>
              <w:ind w:right="0"/>
              <w:jc w:val="both"/>
              <w:rPr>
                <w:rFonts w:ascii="Times New Roman" w:eastAsia="Play" w:hAnsi="Times New Roman" w:cs="Times New Roman"/>
                <w:sz w:val="28"/>
                <w:szCs w:val="28"/>
              </w:rPr>
            </w:pPr>
          </w:p>
        </w:tc>
        <w:tc>
          <w:tcPr>
            <w:tcW w:w="1701" w:type="dxa"/>
            <w:gridSpan w:val="2"/>
            <w:shd w:val="clear" w:color="auto" w:fill="auto"/>
          </w:tcPr>
          <w:p w:rsidR="00F20B34" w:rsidRPr="007E32C6" w:rsidRDefault="00ED0785" w:rsidP="007E32C6">
            <w:pPr>
              <w:spacing w:line="276" w:lineRule="auto"/>
              <w:ind w:right="0"/>
              <w:jc w:val="right"/>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м.п</w:t>
            </w:r>
            <w:proofErr w:type="spellEnd"/>
            <w:r w:rsidRPr="007E32C6">
              <w:rPr>
                <w:rFonts w:ascii="Times New Roman" w:eastAsia="Play" w:hAnsi="Times New Roman" w:cs="Times New Roman"/>
                <w:sz w:val="28"/>
                <w:szCs w:val="28"/>
              </w:rPr>
              <w:t>.</w:t>
            </w:r>
          </w:p>
        </w:tc>
        <w:tc>
          <w:tcPr>
            <w:tcW w:w="3118" w:type="dxa"/>
            <w:shd w:val="clear" w:color="auto" w:fill="auto"/>
          </w:tcPr>
          <w:p w:rsidR="00F20B34" w:rsidRPr="007E32C6" w:rsidRDefault="00050519" w:rsidP="007E32C6">
            <w:pPr>
              <w:spacing w:line="276" w:lineRule="auto"/>
              <w:ind w:right="0"/>
              <w:jc w:val="right"/>
              <w:rPr>
                <w:rFonts w:ascii="Times New Roman" w:eastAsia="Play" w:hAnsi="Times New Roman" w:cs="Times New Roman"/>
                <w:sz w:val="28"/>
                <w:szCs w:val="28"/>
              </w:rPr>
            </w:pPr>
            <w:r w:rsidRPr="007E32C6">
              <w:rPr>
                <w:rFonts w:ascii="Times New Roman" w:eastAsia="Play" w:hAnsi="Times New Roman" w:cs="Times New Roman"/>
                <w:sz w:val="28"/>
                <w:szCs w:val="28"/>
              </w:rPr>
              <w:t>"____" ______ 2019</w:t>
            </w:r>
            <w:r w:rsidR="00ED0785" w:rsidRPr="007E32C6">
              <w:rPr>
                <w:rFonts w:ascii="Times New Roman" w:eastAsia="Play" w:hAnsi="Times New Roman" w:cs="Times New Roman"/>
                <w:sz w:val="28"/>
                <w:szCs w:val="28"/>
              </w:rPr>
              <w:t xml:space="preserve"> года</w:t>
            </w:r>
          </w:p>
        </w:tc>
      </w:tr>
    </w:tbl>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after="240" w:line="276" w:lineRule="auto"/>
        <w:ind w:right="0"/>
        <w:jc w:val="center"/>
        <w:rPr>
          <w:rFonts w:ascii="Times New Roman" w:eastAsia="Play" w:hAnsi="Times New Roman" w:cs="Times New Roman"/>
          <w:smallCaps/>
          <w:sz w:val="28"/>
          <w:szCs w:val="28"/>
        </w:rPr>
      </w:pPr>
      <w:r w:rsidRPr="007E32C6">
        <w:rPr>
          <w:rFonts w:ascii="Times New Roman" w:eastAsia="Play" w:hAnsi="Times New Roman" w:cs="Times New Roman"/>
          <w:smallCaps/>
          <w:sz w:val="28"/>
          <w:szCs w:val="28"/>
        </w:rPr>
        <w:t>ТЕХНИЧЕСКОЕ ЗАДАНИЕ</w:t>
      </w:r>
    </w:p>
    <w:p w:rsidR="00F20B34" w:rsidRPr="007E32C6" w:rsidRDefault="00ED0785" w:rsidP="007E32C6">
      <w:pPr>
        <w:spacing w:after="240" w:line="276" w:lineRule="auto"/>
        <w:ind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на создание и внедрение</w:t>
      </w:r>
    </w:p>
    <w:p w:rsidR="00F20B34" w:rsidRPr="007E32C6" w:rsidRDefault="00ED0785" w:rsidP="007E32C6">
      <w:pPr>
        <w:spacing w:line="276" w:lineRule="auto"/>
        <w:ind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Автоматизированной </w:t>
      </w:r>
      <w:r w:rsidR="0046488C" w:rsidRPr="007E32C6">
        <w:rPr>
          <w:rFonts w:ascii="Times New Roman" w:eastAsia="Play" w:hAnsi="Times New Roman" w:cs="Times New Roman"/>
          <w:sz w:val="28"/>
          <w:szCs w:val="28"/>
        </w:rPr>
        <w:t>с</w:t>
      </w:r>
      <w:r w:rsidRPr="007E32C6">
        <w:rPr>
          <w:rFonts w:ascii="Times New Roman" w:eastAsia="Play" w:hAnsi="Times New Roman" w:cs="Times New Roman"/>
          <w:sz w:val="28"/>
          <w:szCs w:val="28"/>
        </w:rPr>
        <w:t xml:space="preserve">истемы </w:t>
      </w:r>
      <w:r w:rsidR="0046488C" w:rsidRPr="007E32C6">
        <w:rPr>
          <w:rFonts w:ascii="Times New Roman" w:eastAsia="Play" w:hAnsi="Times New Roman" w:cs="Times New Roman"/>
          <w:sz w:val="28"/>
          <w:szCs w:val="28"/>
        </w:rPr>
        <w:t>к</w:t>
      </w:r>
      <w:r w:rsidRPr="007E32C6">
        <w:rPr>
          <w:rFonts w:ascii="Times New Roman" w:eastAsia="Play" w:hAnsi="Times New Roman" w:cs="Times New Roman"/>
          <w:sz w:val="28"/>
          <w:szCs w:val="28"/>
        </w:rPr>
        <w:t xml:space="preserve">онтроля </w:t>
      </w:r>
      <w:r w:rsidR="0046488C" w:rsidRPr="007E32C6">
        <w:rPr>
          <w:rFonts w:ascii="Times New Roman" w:eastAsia="Play" w:hAnsi="Times New Roman" w:cs="Times New Roman"/>
          <w:sz w:val="28"/>
          <w:szCs w:val="28"/>
        </w:rPr>
        <w:t>д</w:t>
      </w:r>
      <w:r w:rsidRPr="007E32C6">
        <w:rPr>
          <w:rFonts w:ascii="Times New Roman" w:eastAsia="Play" w:hAnsi="Times New Roman" w:cs="Times New Roman"/>
          <w:sz w:val="28"/>
          <w:szCs w:val="28"/>
        </w:rPr>
        <w:t xml:space="preserve">вижения </w:t>
      </w:r>
      <w:r w:rsidR="0046488C" w:rsidRPr="007E32C6">
        <w:rPr>
          <w:rFonts w:ascii="Times New Roman" w:eastAsia="Play" w:hAnsi="Times New Roman" w:cs="Times New Roman"/>
          <w:sz w:val="28"/>
          <w:szCs w:val="28"/>
        </w:rPr>
        <w:t>м</w:t>
      </w:r>
      <w:r w:rsidRPr="007E32C6">
        <w:rPr>
          <w:rFonts w:ascii="Times New Roman" w:eastAsia="Play" w:hAnsi="Times New Roman" w:cs="Times New Roman"/>
          <w:sz w:val="28"/>
          <w:szCs w:val="28"/>
        </w:rPr>
        <w:t xml:space="preserve">атериалов и </w:t>
      </w:r>
      <w:r w:rsidR="0046488C" w:rsidRPr="007E32C6">
        <w:rPr>
          <w:rFonts w:ascii="Times New Roman" w:eastAsia="Play" w:hAnsi="Times New Roman" w:cs="Times New Roman"/>
          <w:sz w:val="28"/>
          <w:szCs w:val="28"/>
        </w:rPr>
        <w:t>п</w:t>
      </w:r>
      <w:r w:rsidRPr="007E32C6">
        <w:rPr>
          <w:rFonts w:ascii="Times New Roman" w:eastAsia="Play" w:hAnsi="Times New Roman" w:cs="Times New Roman"/>
          <w:sz w:val="28"/>
          <w:szCs w:val="28"/>
        </w:rPr>
        <w:t xml:space="preserve">родуктов для производства </w:t>
      </w:r>
      <w:proofErr w:type="spellStart"/>
      <w:r w:rsidRPr="007E32C6">
        <w:rPr>
          <w:rFonts w:ascii="Times New Roman" w:eastAsia="Play" w:hAnsi="Times New Roman" w:cs="Times New Roman"/>
          <w:sz w:val="28"/>
          <w:szCs w:val="28"/>
        </w:rPr>
        <w:t>Пенополистирола</w:t>
      </w:r>
      <w:proofErr w:type="spellEnd"/>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hAnsi="Times New Roman" w:cs="Times New Roman"/>
          <w:sz w:val="28"/>
          <w:szCs w:val="28"/>
        </w:rPr>
        <w:br w:type="page"/>
      </w:r>
    </w:p>
    <w:p w:rsidR="00F20B34" w:rsidRPr="007E32C6" w:rsidRDefault="00F20B34" w:rsidP="007E32C6">
      <w:pPr>
        <w:pStyle w:val="1"/>
        <w:spacing w:line="276" w:lineRule="auto"/>
        <w:ind w:right="0"/>
        <w:jc w:val="both"/>
        <w:rPr>
          <w:rFonts w:ascii="Times New Roman" w:hAnsi="Times New Roman" w:cs="Times New Roman"/>
          <w:b w:val="0"/>
          <w:sz w:val="28"/>
          <w:szCs w:val="28"/>
        </w:rPr>
      </w:pPr>
      <w:bookmarkStart w:id="0" w:name="_23guiqz721zm" w:colFirst="0" w:colLast="0"/>
      <w:bookmarkEnd w:id="0"/>
    </w:p>
    <w:sdt>
      <w:sdtPr>
        <w:rPr>
          <w:rFonts w:ascii="Times New Roman" w:hAnsi="Times New Roman" w:cs="Times New Roman"/>
          <w:sz w:val="28"/>
          <w:szCs w:val="28"/>
        </w:rPr>
        <w:id w:val="366498928"/>
        <w:docPartObj>
          <w:docPartGallery w:val="Table of Contents"/>
          <w:docPartUnique/>
        </w:docPartObj>
      </w:sdtPr>
      <w:sdtContent>
        <w:p w:rsidR="00C40D28" w:rsidRPr="007E32C6" w:rsidRDefault="00ED0785" w:rsidP="007E32C6">
          <w:pPr>
            <w:pStyle w:val="10"/>
            <w:tabs>
              <w:tab w:val="right" w:pos="9628"/>
            </w:tabs>
            <w:spacing w:line="276" w:lineRule="auto"/>
            <w:rPr>
              <w:rFonts w:ascii="Times New Roman" w:eastAsiaTheme="minorEastAsia" w:hAnsi="Times New Roman" w:cs="Times New Roman"/>
              <w:noProof/>
              <w:sz w:val="28"/>
              <w:szCs w:val="28"/>
            </w:rPr>
          </w:pPr>
          <w:r w:rsidRPr="007E32C6">
            <w:rPr>
              <w:rFonts w:ascii="Times New Roman" w:hAnsi="Times New Roman" w:cs="Times New Roman"/>
              <w:sz w:val="28"/>
              <w:szCs w:val="28"/>
            </w:rPr>
            <w:fldChar w:fldCharType="begin"/>
          </w:r>
          <w:r w:rsidRPr="007E32C6">
            <w:rPr>
              <w:rFonts w:ascii="Times New Roman" w:hAnsi="Times New Roman" w:cs="Times New Roman"/>
              <w:sz w:val="28"/>
              <w:szCs w:val="28"/>
            </w:rPr>
            <w:instrText xml:space="preserve"> TOC \h \u \z </w:instrText>
          </w:r>
          <w:r w:rsidRPr="007E32C6">
            <w:rPr>
              <w:rFonts w:ascii="Times New Roman" w:hAnsi="Times New Roman" w:cs="Times New Roman"/>
              <w:sz w:val="28"/>
              <w:szCs w:val="28"/>
            </w:rPr>
            <w:fldChar w:fldCharType="separate"/>
          </w:r>
          <w:hyperlink w:anchor="_Toc15287931" w:history="1">
            <w:r w:rsidR="00C40D28" w:rsidRPr="007E32C6">
              <w:rPr>
                <w:rStyle w:val="af"/>
                <w:rFonts w:ascii="Times New Roman" w:hAnsi="Times New Roman" w:cs="Times New Roman"/>
                <w:noProof/>
                <w:sz w:val="28"/>
                <w:szCs w:val="28"/>
                <w:u w:val="none"/>
              </w:rPr>
              <w:t>1. Общие сведения</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_Toc15287931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2" w:history="1">
            <w:r w:rsidR="00C40D28" w:rsidRPr="007E32C6">
              <w:rPr>
                <w:rStyle w:val="af"/>
                <w:rFonts w:ascii="Times New Roman" w:hAnsi="Times New Roman" w:cs="Times New Roman"/>
                <w:noProof/>
                <w:sz w:val="28"/>
                <w:szCs w:val="28"/>
                <w:u w:val="none"/>
              </w:rPr>
              <w:t>1.1. Основание для выполнения работ</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_Toc15287932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3" w:history="1">
            <w:r w:rsidR="00C40D28" w:rsidRPr="007E32C6">
              <w:rPr>
                <w:rStyle w:val="af"/>
                <w:rFonts w:ascii="Times New Roman" w:hAnsi="Times New Roman" w:cs="Times New Roman"/>
                <w:noProof/>
                <w:sz w:val="28"/>
                <w:szCs w:val="28"/>
                <w:u w:val="none"/>
              </w:rPr>
              <w:t>1.2.  Полное наименование Системы и ее условное обозначение</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_Toc15287933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4" w:history="1">
            <w:r w:rsidR="00C40D28" w:rsidRPr="007E32C6">
              <w:rPr>
                <w:rStyle w:val="af"/>
                <w:rFonts w:ascii="Times New Roman" w:hAnsi="Times New Roman" w:cs="Times New Roman"/>
                <w:noProof/>
                <w:sz w:val="28"/>
                <w:szCs w:val="28"/>
                <w:u w:val="none"/>
              </w:rPr>
              <w:t>1.3. Наименование Заказчика и Исполнителя</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_Toc15287934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5" w:history="1">
            <w:r w:rsidR="00C40D28" w:rsidRPr="007E32C6">
              <w:rPr>
                <w:rStyle w:val="af"/>
                <w:rFonts w:ascii="Times New Roman" w:hAnsi="Times New Roman" w:cs="Times New Roman"/>
                <w:noProof/>
                <w:sz w:val="28"/>
                <w:szCs w:val="28"/>
                <w:u w:val="none"/>
              </w:rPr>
              <w:t>1.4. Начало и окончание работ</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_Toc15287935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6" w:history="1">
            <w:r w:rsidR="00C40D28" w:rsidRPr="007E32C6">
              <w:rPr>
                <w:rStyle w:val="af"/>
                <w:rFonts w:ascii="Times New Roman" w:hAnsi="Times New Roman" w:cs="Times New Roman"/>
                <w:noProof/>
                <w:sz w:val="28"/>
                <w:szCs w:val="28"/>
                <w:u w:val="none"/>
              </w:rPr>
              <w:t>1.5. Перечень документов на основании которых создается система</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_Toc15287936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7" w:history="1">
            <w:r w:rsidR="00C40D28" w:rsidRPr="007E32C6">
              <w:rPr>
                <w:rStyle w:val="af"/>
                <w:rFonts w:ascii="Times New Roman" w:hAnsi="Times New Roman" w:cs="Times New Roman"/>
                <w:noProof/>
                <w:sz w:val="28"/>
                <w:szCs w:val="28"/>
                <w:u w:val="none"/>
              </w:rPr>
              <w:t>1.6. Характеристика документа и его сфера применения</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_Toc15287937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5</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38" w:history="1">
            <w:r w:rsidR="00C40D28" w:rsidRPr="007E32C6">
              <w:rPr>
                <w:rStyle w:val="af"/>
                <w:rFonts w:ascii="Times New Roman" w:hAnsi="Times New Roman" w:cs="Times New Roman"/>
                <w:noProof/>
                <w:sz w:val="28"/>
                <w:szCs w:val="28"/>
                <w:u w:val="none"/>
              </w:rPr>
              <w:t>1.7. Порядок оформления и предъявления заказчику результатов работ по созданию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_Toc15287938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5</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71"/>
            <w:tabs>
              <w:tab w:val="right" w:pos="9628"/>
            </w:tabs>
            <w:spacing w:line="276" w:lineRule="auto"/>
            <w:rPr>
              <w:rFonts w:ascii="Times New Roman" w:eastAsiaTheme="minorEastAsia" w:hAnsi="Times New Roman" w:cs="Times New Roman"/>
              <w:noProof/>
              <w:sz w:val="28"/>
              <w:szCs w:val="28"/>
            </w:rPr>
          </w:pPr>
          <w:hyperlink w:anchor="_Toc15287939" w:history="1">
            <w:r w:rsidR="00C40D28" w:rsidRPr="007E32C6">
              <w:rPr>
                <w:rStyle w:val="af"/>
                <w:rFonts w:ascii="Times New Roman" w:hAnsi="Times New Roman" w:cs="Times New Roman"/>
                <w:noProof/>
                <w:sz w:val="28"/>
                <w:szCs w:val="28"/>
                <w:u w:val="none"/>
              </w:rPr>
              <w:t>1.8. Описание деятельности предприятия заказчика</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_Toc15287939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6</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0" w:history="1">
            <w:r w:rsidR="00C40D28" w:rsidRPr="007E32C6">
              <w:rPr>
                <w:rStyle w:val="af"/>
                <w:rFonts w:ascii="Times New Roman" w:hAnsi="Times New Roman" w:cs="Times New Roman"/>
                <w:noProof/>
                <w:sz w:val="28"/>
                <w:szCs w:val="28"/>
                <w:u w:val="none"/>
              </w:rPr>
              <w:t>1.9. Описание видов готовой продукции заказчика</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_Toc15287940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6</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10"/>
            <w:tabs>
              <w:tab w:val="right" w:pos="9628"/>
            </w:tabs>
            <w:spacing w:line="276" w:lineRule="auto"/>
            <w:rPr>
              <w:rFonts w:ascii="Times New Roman" w:eastAsiaTheme="minorEastAsia" w:hAnsi="Times New Roman" w:cs="Times New Roman"/>
              <w:noProof/>
              <w:sz w:val="28"/>
              <w:szCs w:val="28"/>
            </w:rPr>
          </w:pPr>
          <w:hyperlink w:anchor="_Toc15287941" w:history="1">
            <w:r w:rsidR="00C40D28" w:rsidRPr="007E32C6">
              <w:rPr>
                <w:rStyle w:val="af"/>
                <w:rFonts w:ascii="Times New Roman" w:hAnsi="Times New Roman" w:cs="Times New Roman"/>
                <w:noProof/>
                <w:sz w:val="28"/>
                <w:szCs w:val="28"/>
                <w:u w:val="none"/>
              </w:rPr>
              <w:t>2. Назначение и цель создания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_Toc15287941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8</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2" w:history="1">
            <w:r w:rsidR="00C40D28" w:rsidRPr="007E32C6">
              <w:rPr>
                <w:rStyle w:val="af"/>
                <w:rFonts w:ascii="Times New Roman" w:hAnsi="Times New Roman" w:cs="Times New Roman"/>
                <w:noProof/>
                <w:sz w:val="28"/>
                <w:szCs w:val="28"/>
                <w:u w:val="none"/>
              </w:rPr>
              <w:t>2.1. Общее назначение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_Toc15287942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8</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3" w:history="1">
            <w:r w:rsidR="00C40D28" w:rsidRPr="007E32C6">
              <w:rPr>
                <w:rStyle w:val="af"/>
                <w:rFonts w:ascii="Times New Roman" w:hAnsi="Times New Roman" w:cs="Times New Roman"/>
                <w:noProof/>
                <w:sz w:val="28"/>
                <w:szCs w:val="28"/>
                <w:u w:val="none"/>
              </w:rPr>
              <w:t>2.2. Основные задачи и возможности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_Toc15287943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8</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4" w:history="1">
            <w:r w:rsidR="00C40D28" w:rsidRPr="007E32C6">
              <w:rPr>
                <w:rStyle w:val="af"/>
                <w:rFonts w:ascii="Times New Roman" w:hAnsi="Times New Roman" w:cs="Times New Roman"/>
                <w:noProof/>
                <w:sz w:val="28"/>
                <w:szCs w:val="28"/>
                <w:u w:val="none"/>
              </w:rPr>
              <w:t>2.3. Описание процесса производства</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_Toc15287944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9</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5" w:history="1">
            <w:r w:rsidR="00C40D28" w:rsidRPr="007E32C6">
              <w:rPr>
                <w:rStyle w:val="af"/>
                <w:rFonts w:ascii="Times New Roman" w:hAnsi="Times New Roman" w:cs="Times New Roman"/>
                <w:noProof/>
                <w:sz w:val="28"/>
                <w:szCs w:val="28"/>
                <w:u w:val="none"/>
              </w:rPr>
              <w:t>2.4. Цель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_Toc15287945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14</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10"/>
            <w:tabs>
              <w:tab w:val="right" w:pos="9628"/>
            </w:tabs>
            <w:spacing w:line="276" w:lineRule="auto"/>
            <w:rPr>
              <w:rFonts w:ascii="Times New Roman" w:eastAsiaTheme="minorEastAsia" w:hAnsi="Times New Roman" w:cs="Times New Roman"/>
              <w:noProof/>
              <w:sz w:val="28"/>
              <w:szCs w:val="28"/>
            </w:rPr>
          </w:pPr>
          <w:hyperlink w:anchor="_Toc15287946" w:history="1">
            <w:r w:rsidR="00C40D28" w:rsidRPr="007E32C6">
              <w:rPr>
                <w:rStyle w:val="af"/>
                <w:rFonts w:ascii="Times New Roman" w:hAnsi="Times New Roman" w:cs="Times New Roman"/>
                <w:noProof/>
                <w:sz w:val="28"/>
                <w:szCs w:val="28"/>
                <w:u w:val="none"/>
              </w:rPr>
              <w:t>3. Общие требования к системе</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_Toc15287946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15</w:t>
            </w:r>
            <w:r w:rsidR="00C40D28" w:rsidRPr="007E32C6">
              <w:rPr>
                <w:rFonts w:ascii="Times New Roman" w:hAnsi="Times New Roman" w:cs="Times New Roman"/>
                <w:noProof/>
                <w:webHidden/>
                <w:sz w:val="28"/>
                <w:szCs w:val="28"/>
              </w:rPr>
              <w:fldChar w:fldCharType="end"/>
            </w:r>
          </w:hyperlink>
        </w:p>
        <w:p w:rsidR="00C40D28" w:rsidRPr="007E32C6" w:rsidRDefault="00C40D28" w:rsidP="007E32C6">
          <w:pPr>
            <w:pStyle w:val="8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47" w:history="1">
            <w:r w:rsidRPr="007E32C6">
              <w:rPr>
                <w:rStyle w:val="af"/>
                <w:rFonts w:ascii="Times New Roman" w:hAnsi="Times New Roman" w:cs="Times New Roman"/>
                <w:noProof/>
                <w:sz w:val="28"/>
                <w:szCs w:val="28"/>
                <w:u w:val="none"/>
              </w:rPr>
              <w:t>3.1. Подсистемы: назначение и основные характеристики</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_Toc15287947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15</w:t>
            </w:r>
            <w:r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8" w:history="1">
            <w:r w:rsidR="00C40D28" w:rsidRPr="007E32C6">
              <w:rPr>
                <w:rStyle w:val="af"/>
                <w:rFonts w:ascii="Times New Roman" w:hAnsi="Times New Roman" w:cs="Times New Roman"/>
                <w:noProof/>
                <w:sz w:val="28"/>
                <w:szCs w:val="28"/>
                <w:u w:val="none"/>
              </w:rPr>
              <w:t>3.2. Требования к надежности</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_Toc15287948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18</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49" w:history="1">
            <w:r w:rsidR="00C40D28" w:rsidRPr="007E32C6">
              <w:rPr>
                <w:rStyle w:val="af"/>
                <w:rFonts w:ascii="Times New Roman" w:hAnsi="Times New Roman" w:cs="Times New Roman"/>
                <w:noProof/>
                <w:sz w:val="28"/>
                <w:szCs w:val="28"/>
                <w:u w:val="none"/>
              </w:rPr>
              <w:t>3.3. Требования к производительности</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_Toc15287949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18</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50" w:history="1">
            <w:r w:rsidR="00C40D28" w:rsidRPr="007E32C6">
              <w:rPr>
                <w:rStyle w:val="af"/>
                <w:rFonts w:ascii="Times New Roman" w:hAnsi="Times New Roman" w:cs="Times New Roman"/>
                <w:noProof/>
                <w:sz w:val="28"/>
                <w:szCs w:val="28"/>
                <w:u w:val="none"/>
              </w:rPr>
              <w:t>3.4. Требования к валидации и сохранности данных</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_Toc15287950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19</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51" w:history="1">
            <w:r w:rsidR="00C40D28" w:rsidRPr="007E32C6">
              <w:rPr>
                <w:rStyle w:val="af"/>
                <w:rFonts w:ascii="Times New Roman" w:hAnsi="Times New Roman" w:cs="Times New Roman"/>
                <w:noProof/>
                <w:sz w:val="28"/>
                <w:szCs w:val="28"/>
                <w:u w:val="none"/>
              </w:rPr>
              <w:t>3.5. Требования к графическому представлению</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_Toc15287951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19</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52" w:history="1">
            <w:r w:rsidR="00C40D28" w:rsidRPr="007E32C6">
              <w:rPr>
                <w:rStyle w:val="af"/>
                <w:rFonts w:ascii="Times New Roman" w:hAnsi="Times New Roman" w:cs="Times New Roman"/>
                <w:noProof/>
                <w:sz w:val="28"/>
                <w:szCs w:val="28"/>
                <w:u w:val="none"/>
              </w:rPr>
              <w:t>3.6. Развитие и модернизация Системы</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_Toc15287952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20</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20"/>
            <w:tabs>
              <w:tab w:val="right" w:pos="9628"/>
            </w:tabs>
            <w:spacing w:line="276" w:lineRule="auto"/>
            <w:rPr>
              <w:rFonts w:ascii="Times New Roman" w:eastAsiaTheme="minorEastAsia" w:hAnsi="Times New Roman" w:cs="Times New Roman"/>
              <w:noProof/>
              <w:sz w:val="28"/>
              <w:szCs w:val="28"/>
            </w:rPr>
          </w:pPr>
          <w:hyperlink w:anchor="_Toc15287953" w:history="1">
            <w:r w:rsidR="00C40D28" w:rsidRPr="007E32C6">
              <w:rPr>
                <w:rStyle w:val="af"/>
                <w:rFonts w:ascii="Times New Roman" w:hAnsi="Times New Roman" w:cs="Times New Roman"/>
                <w:noProof/>
                <w:sz w:val="28"/>
                <w:szCs w:val="28"/>
                <w:u w:val="none"/>
              </w:rPr>
              <w:t>3.7. Требования к защите информации</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_Toc15287953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20</w:t>
            </w:r>
            <w:r w:rsidR="00C40D28"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54" w:history="1">
            <w:r w:rsidRPr="007E32C6">
              <w:rPr>
                <w:rStyle w:val="af"/>
                <w:rFonts w:ascii="Times New Roman" w:eastAsia="Play" w:hAnsi="Times New Roman" w:cs="Times New Roman"/>
                <w:noProof/>
                <w:sz w:val="28"/>
                <w:szCs w:val="28"/>
                <w:u w:val="none"/>
              </w:rPr>
              <w:t>3.8. Требования к патентной чистоте</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_Toc15287954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21</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55" w:history="1">
            <w:r w:rsidRPr="007E32C6">
              <w:rPr>
                <w:rStyle w:val="af"/>
                <w:rFonts w:ascii="Times New Roman" w:eastAsia="Times New Roman" w:hAnsi="Times New Roman" w:cs="Times New Roman"/>
                <w:noProof/>
                <w:sz w:val="28"/>
                <w:szCs w:val="28"/>
                <w:u w:val="none"/>
              </w:rPr>
              <w:t>3.9 Взаимодействие с другими системами</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_Toc15287955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21</w:t>
            </w:r>
            <w:r w:rsidRPr="007E32C6">
              <w:rPr>
                <w:rFonts w:ascii="Times New Roman" w:hAnsi="Times New Roman" w:cs="Times New Roman"/>
                <w:noProof/>
                <w:webHidden/>
                <w:sz w:val="28"/>
                <w:szCs w:val="28"/>
              </w:rPr>
              <w:fldChar w:fldCharType="end"/>
            </w:r>
          </w:hyperlink>
        </w:p>
        <w:p w:rsidR="00C40D28" w:rsidRPr="007E32C6" w:rsidRDefault="0052451C" w:rsidP="007E32C6">
          <w:pPr>
            <w:pStyle w:val="10"/>
            <w:tabs>
              <w:tab w:val="right" w:pos="9628"/>
            </w:tabs>
            <w:spacing w:line="276" w:lineRule="auto"/>
            <w:rPr>
              <w:rFonts w:ascii="Times New Roman" w:eastAsiaTheme="minorEastAsia" w:hAnsi="Times New Roman" w:cs="Times New Roman"/>
              <w:noProof/>
              <w:sz w:val="28"/>
              <w:szCs w:val="28"/>
            </w:rPr>
          </w:pPr>
          <w:hyperlink w:anchor="_Toc15287956" w:history="1">
            <w:r w:rsidR="00C40D28" w:rsidRPr="007E32C6">
              <w:rPr>
                <w:rStyle w:val="af"/>
                <w:rFonts w:ascii="Times New Roman" w:hAnsi="Times New Roman" w:cs="Times New Roman"/>
                <w:noProof/>
                <w:sz w:val="28"/>
                <w:szCs w:val="28"/>
                <w:u w:val="none"/>
              </w:rPr>
              <w:t>4. Партия, список процессов и данных</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_Toc15287956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23</w:t>
            </w:r>
            <w:r w:rsidR="00C40D28"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57" w:history="1">
            <w:r w:rsidRPr="007E32C6">
              <w:rPr>
                <w:rStyle w:val="af"/>
                <w:rFonts w:ascii="Times New Roman" w:eastAsia="Times New Roman" w:hAnsi="Times New Roman" w:cs="Times New Roman"/>
                <w:noProof/>
                <w:sz w:val="28"/>
                <w:szCs w:val="28"/>
                <w:u w:val="none"/>
              </w:rPr>
              <w:t>4.1 Партия</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_Toc15287957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23</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58" w:history="1">
            <w:r w:rsidRPr="007E32C6">
              <w:rPr>
                <w:rStyle w:val="af"/>
                <w:rFonts w:ascii="Times New Roman" w:eastAsia="Times New Roman" w:hAnsi="Times New Roman" w:cs="Times New Roman"/>
                <w:noProof/>
                <w:sz w:val="28"/>
                <w:szCs w:val="28"/>
                <w:u w:val="none"/>
              </w:rPr>
              <w:t>4.2 Данные</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_Toc15287958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24</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59" w:history="1">
            <w:r w:rsidRPr="007E32C6">
              <w:rPr>
                <w:rStyle w:val="af"/>
                <w:rFonts w:ascii="Times New Roman" w:eastAsia="Play" w:hAnsi="Times New Roman" w:cs="Times New Roman"/>
                <w:noProof/>
                <w:sz w:val="28"/>
                <w:szCs w:val="28"/>
                <w:u w:val="none"/>
              </w:rPr>
              <w:t>4.3 Переходные блоки</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_Toc15287959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27</w:t>
            </w:r>
            <w:r w:rsidRPr="007E32C6">
              <w:rPr>
                <w:rFonts w:ascii="Times New Roman" w:hAnsi="Times New Roman" w:cs="Times New Roman"/>
                <w:noProof/>
                <w:webHidden/>
                <w:sz w:val="28"/>
                <w:szCs w:val="28"/>
              </w:rPr>
              <w:fldChar w:fldCharType="end"/>
            </w:r>
          </w:hyperlink>
        </w:p>
        <w:p w:rsidR="00C40D28" w:rsidRPr="007E32C6" w:rsidRDefault="0052451C" w:rsidP="007E32C6">
          <w:pPr>
            <w:pStyle w:val="71"/>
            <w:tabs>
              <w:tab w:val="right" w:pos="9628"/>
            </w:tabs>
            <w:spacing w:line="276" w:lineRule="auto"/>
            <w:ind w:left="0"/>
            <w:rPr>
              <w:rFonts w:ascii="Times New Roman" w:eastAsiaTheme="minorEastAsia" w:hAnsi="Times New Roman" w:cs="Times New Roman"/>
              <w:noProof/>
              <w:sz w:val="28"/>
              <w:szCs w:val="28"/>
            </w:rPr>
          </w:pPr>
          <w:hyperlink w:anchor="_Toc15287960" w:history="1">
            <w:r w:rsidR="00C40D28" w:rsidRPr="007E32C6">
              <w:rPr>
                <w:rStyle w:val="af"/>
                <w:rFonts w:ascii="Times New Roman" w:hAnsi="Times New Roman" w:cs="Times New Roman"/>
                <w:noProof/>
                <w:sz w:val="28"/>
                <w:szCs w:val="28"/>
                <w:u w:val="none"/>
              </w:rPr>
              <w:t>5. Интерфейс</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_Toc15287960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29</w:t>
            </w:r>
            <w:r w:rsidR="00C40D28"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lastRenderedPageBreak/>
            <w:t xml:space="preserve">    </w:t>
          </w:r>
          <w:hyperlink w:anchor="_Toc15287961" w:history="1">
            <w:r w:rsidRPr="007E32C6">
              <w:rPr>
                <w:rStyle w:val="af"/>
                <w:rFonts w:ascii="Times New Roman" w:hAnsi="Times New Roman" w:cs="Times New Roman"/>
                <w:noProof/>
                <w:sz w:val="28"/>
                <w:szCs w:val="28"/>
                <w:u w:val="none"/>
              </w:rPr>
              <w:t>5.1 Окно входа</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_Toc15287961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29</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2" w:history="1">
            <w:r w:rsidRPr="007E32C6">
              <w:rPr>
                <w:rStyle w:val="af"/>
                <w:rFonts w:ascii="Times New Roman" w:hAnsi="Times New Roman" w:cs="Times New Roman"/>
                <w:noProof/>
                <w:sz w:val="28"/>
                <w:szCs w:val="28"/>
                <w:u w:val="none"/>
              </w:rPr>
              <w:t>5.2 Оборудование.</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_Toc15287962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30</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3" w:history="1">
            <w:r w:rsidRPr="007E32C6">
              <w:rPr>
                <w:rStyle w:val="af"/>
                <w:rFonts w:ascii="Times New Roman" w:hAnsi="Times New Roman" w:cs="Times New Roman"/>
                <w:noProof/>
                <w:sz w:val="28"/>
                <w:szCs w:val="28"/>
                <w:u w:val="none"/>
                <w:shd w:val="clear" w:color="auto" w:fill="FCFCFC"/>
              </w:rPr>
              <w:t>5.3 Бригада</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_Toc15287963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31</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4" w:history="1">
            <w:r w:rsidRPr="007E32C6">
              <w:rPr>
                <w:rStyle w:val="af"/>
                <w:rFonts w:ascii="Times New Roman" w:hAnsi="Times New Roman" w:cs="Times New Roman"/>
                <w:noProof/>
                <w:sz w:val="28"/>
                <w:szCs w:val="28"/>
                <w:u w:val="none"/>
                <w:shd w:val="clear" w:color="auto" w:fill="FCFCFC"/>
              </w:rPr>
              <w:t>5.4 Заявки в работе.</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_Toc15287964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32</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5" w:history="1">
            <w:r w:rsidRPr="007E32C6">
              <w:rPr>
                <w:rStyle w:val="af"/>
                <w:rFonts w:ascii="Times New Roman" w:hAnsi="Times New Roman" w:cs="Times New Roman"/>
                <w:noProof/>
                <w:sz w:val="28"/>
                <w:szCs w:val="28"/>
                <w:u w:val="none"/>
                <w:shd w:val="clear" w:color="auto" w:fill="FCFCFC"/>
              </w:rPr>
              <w:t>5.5 Заявки</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_Toc15287965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34</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6" w:history="1">
            <w:r w:rsidRPr="007E32C6">
              <w:rPr>
                <w:rStyle w:val="af"/>
                <w:rFonts w:ascii="Times New Roman" w:hAnsi="Times New Roman" w:cs="Times New Roman"/>
                <w:noProof/>
                <w:sz w:val="28"/>
                <w:szCs w:val="28"/>
                <w:u w:val="none"/>
                <w:shd w:val="clear" w:color="auto" w:fill="FCFCFC"/>
              </w:rPr>
              <w:t>5.6 Склад</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_Toc15287966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34</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7" w:history="1">
            <w:r w:rsidRPr="007E32C6">
              <w:rPr>
                <w:rStyle w:val="af"/>
                <w:rFonts w:ascii="Times New Roman" w:hAnsi="Times New Roman" w:cs="Times New Roman"/>
                <w:noProof/>
                <w:sz w:val="28"/>
                <w:szCs w:val="28"/>
                <w:u w:val="none"/>
              </w:rPr>
              <w:t>5.7 Вспенка</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_Toc15287967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35</w:t>
            </w:r>
            <w:r w:rsidRPr="007E32C6">
              <w:rPr>
                <w:rFonts w:ascii="Times New Roman" w:hAnsi="Times New Roman" w:cs="Times New Roman"/>
                <w:noProof/>
                <w:webHidden/>
                <w:sz w:val="28"/>
                <w:szCs w:val="28"/>
              </w:rPr>
              <w:fldChar w:fldCharType="end"/>
            </w:r>
          </w:hyperlink>
        </w:p>
        <w:p w:rsidR="00C40D28" w:rsidRPr="007E32C6" w:rsidRDefault="00C40D28" w:rsidP="007E32C6">
          <w:pPr>
            <w:pStyle w:val="71"/>
            <w:tabs>
              <w:tab w:val="right" w:pos="9628"/>
            </w:tabs>
            <w:spacing w:line="276" w:lineRule="auto"/>
            <w:ind w:left="0"/>
            <w:rPr>
              <w:rFonts w:ascii="Times New Roman" w:eastAsiaTheme="minorEastAsia" w:hAnsi="Times New Roman" w:cs="Times New Roman"/>
              <w:noProof/>
              <w:sz w:val="28"/>
              <w:szCs w:val="28"/>
            </w:rPr>
          </w:pPr>
          <w:r w:rsidRPr="007E32C6">
            <w:rPr>
              <w:rStyle w:val="af"/>
              <w:rFonts w:ascii="Times New Roman" w:hAnsi="Times New Roman" w:cs="Times New Roman"/>
              <w:noProof/>
              <w:sz w:val="28"/>
              <w:szCs w:val="28"/>
              <w:u w:val="none"/>
            </w:rPr>
            <w:t xml:space="preserve">    </w:t>
          </w:r>
          <w:hyperlink w:anchor="_Toc15287968" w:history="1">
            <w:r w:rsidRPr="007E32C6">
              <w:rPr>
                <w:rStyle w:val="af"/>
                <w:rFonts w:ascii="Times New Roman" w:hAnsi="Times New Roman" w:cs="Times New Roman"/>
                <w:noProof/>
                <w:sz w:val="28"/>
                <w:szCs w:val="28"/>
                <w:u w:val="none"/>
                <w:shd w:val="clear" w:color="auto" w:fill="FCFCFC"/>
              </w:rPr>
              <w:t>5.8 Взвешивание блоков</w:t>
            </w:r>
            <w:r w:rsidRPr="007E32C6">
              <w:rPr>
                <w:rFonts w:ascii="Times New Roman" w:hAnsi="Times New Roman" w:cs="Times New Roman"/>
                <w:noProof/>
                <w:webHidden/>
                <w:sz w:val="28"/>
                <w:szCs w:val="28"/>
              </w:rPr>
              <w:tab/>
            </w:r>
            <w:r w:rsidRPr="007E32C6">
              <w:rPr>
                <w:rFonts w:ascii="Times New Roman" w:hAnsi="Times New Roman" w:cs="Times New Roman"/>
                <w:noProof/>
                <w:webHidden/>
                <w:sz w:val="28"/>
                <w:szCs w:val="28"/>
              </w:rPr>
              <w:fldChar w:fldCharType="begin"/>
            </w:r>
            <w:r w:rsidRPr="007E32C6">
              <w:rPr>
                <w:rFonts w:ascii="Times New Roman" w:hAnsi="Times New Roman" w:cs="Times New Roman"/>
                <w:noProof/>
                <w:webHidden/>
                <w:sz w:val="28"/>
                <w:szCs w:val="28"/>
              </w:rPr>
              <w:instrText xml:space="preserve"> PAGEREF _Toc15287968 \h </w:instrText>
            </w:r>
            <w:r w:rsidRPr="007E32C6">
              <w:rPr>
                <w:rFonts w:ascii="Times New Roman" w:hAnsi="Times New Roman" w:cs="Times New Roman"/>
                <w:noProof/>
                <w:webHidden/>
                <w:sz w:val="28"/>
                <w:szCs w:val="28"/>
              </w:rPr>
            </w:r>
            <w:r w:rsidRPr="007E32C6">
              <w:rPr>
                <w:rFonts w:ascii="Times New Roman" w:hAnsi="Times New Roman" w:cs="Times New Roman"/>
                <w:noProof/>
                <w:webHidden/>
                <w:sz w:val="28"/>
                <w:szCs w:val="28"/>
              </w:rPr>
              <w:fldChar w:fldCharType="separate"/>
            </w:r>
            <w:r w:rsidRPr="007E32C6">
              <w:rPr>
                <w:rFonts w:ascii="Times New Roman" w:hAnsi="Times New Roman" w:cs="Times New Roman"/>
                <w:noProof/>
                <w:webHidden/>
                <w:sz w:val="28"/>
                <w:szCs w:val="28"/>
              </w:rPr>
              <w:t>36</w:t>
            </w:r>
            <w:r w:rsidRPr="007E32C6">
              <w:rPr>
                <w:rFonts w:ascii="Times New Roman" w:hAnsi="Times New Roman" w:cs="Times New Roman"/>
                <w:noProof/>
                <w:webHidden/>
                <w:sz w:val="28"/>
                <w:szCs w:val="28"/>
              </w:rPr>
              <w:fldChar w:fldCharType="end"/>
            </w:r>
          </w:hyperlink>
        </w:p>
        <w:p w:rsidR="00C40D28" w:rsidRPr="007E32C6" w:rsidRDefault="0052451C" w:rsidP="007E32C6">
          <w:pPr>
            <w:pStyle w:val="71"/>
            <w:tabs>
              <w:tab w:val="right" w:pos="9628"/>
            </w:tabs>
            <w:spacing w:line="276" w:lineRule="auto"/>
            <w:ind w:left="0"/>
            <w:rPr>
              <w:rFonts w:ascii="Times New Roman" w:eastAsiaTheme="minorEastAsia" w:hAnsi="Times New Roman" w:cs="Times New Roman"/>
              <w:noProof/>
              <w:sz w:val="28"/>
              <w:szCs w:val="28"/>
            </w:rPr>
          </w:pPr>
          <w:hyperlink w:anchor="_Toc15287969" w:history="1">
            <w:r w:rsidR="00C40D28" w:rsidRPr="007E32C6">
              <w:rPr>
                <w:rStyle w:val="af"/>
                <w:rFonts w:ascii="Times New Roman" w:hAnsi="Times New Roman" w:cs="Times New Roman"/>
                <w:noProof/>
                <w:sz w:val="28"/>
                <w:szCs w:val="28"/>
                <w:u w:val="none"/>
              </w:rPr>
              <w:t>6. Методика разработки, порядок контроля и приемки</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_Toc15287969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40</w:t>
            </w:r>
            <w:r w:rsidR="00C40D28" w:rsidRPr="007E32C6">
              <w:rPr>
                <w:rFonts w:ascii="Times New Roman" w:hAnsi="Times New Roman" w:cs="Times New Roman"/>
                <w:noProof/>
                <w:webHidden/>
                <w:sz w:val="28"/>
                <w:szCs w:val="28"/>
              </w:rPr>
              <w:fldChar w:fldCharType="end"/>
            </w:r>
          </w:hyperlink>
        </w:p>
        <w:p w:rsidR="00C40D28" w:rsidRPr="007E32C6" w:rsidRDefault="0052451C" w:rsidP="007E32C6">
          <w:pPr>
            <w:pStyle w:val="71"/>
            <w:tabs>
              <w:tab w:val="right" w:pos="9628"/>
            </w:tabs>
            <w:spacing w:line="276" w:lineRule="auto"/>
            <w:ind w:left="0"/>
            <w:rPr>
              <w:rFonts w:ascii="Times New Roman" w:eastAsiaTheme="minorEastAsia" w:hAnsi="Times New Roman" w:cs="Times New Roman"/>
              <w:noProof/>
              <w:sz w:val="28"/>
              <w:szCs w:val="28"/>
            </w:rPr>
          </w:pPr>
          <w:hyperlink w:anchor="_Toc15287970" w:history="1">
            <w:r w:rsidR="00C40D28" w:rsidRPr="007E32C6">
              <w:rPr>
                <w:rStyle w:val="af"/>
                <w:rFonts w:ascii="Times New Roman" w:eastAsia="Play" w:hAnsi="Times New Roman" w:cs="Times New Roman"/>
                <w:noProof/>
                <w:sz w:val="28"/>
                <w:szCs w:val="28"/>
                <w:u w:val="none"/>
              </w:rPr>
              <w:t>Приложение 1</w:t>
            </w:r>
            <w:r w:rsidR="00C40D28" w:rsidRPr="007E32C6">
              <w:rPr>
                <w:rFonts w:ascii="Times New Roman" w:hAnsi="Times New Roman" w:cs="Times New Roman"/>
                <w:noProof/>
                <w:webHidden/>
                <w:sz w:val="28"/>
                <w:szCs w:val="28"/>
              </w:rPr>
              <w:tab/>
            </w:r>
            <w:r w:rsidR="00C40D28" w:rsidRPr="007E32C6">
              <w:rPr>
                <w:rFonts w:ascii="Times New Roman" w:hAnsi="Times New Roman" w:cs="Times New Roman"/>
                <w:noProof/>
                <w:webHidden/>
                <w:sz w:val="28"/>
                <w:szCs w:val="28"/>
              </w:rPr>
              <w:fldChar w:fldCharType="begin"/>
            </w:r>
            <w:r w:rsidR="00C40D28" w:rsidRPr="007E32C6">
              <w:rPr>
                <w:rFonts w:ascii="Times New Roman" w:hAnsi="Times New Roman" w:cs="Times New Roman"/>
                <w:noProof/>
                <w:webHidden/>
                <w:sz w:val="28"/>
                <w:szCs w:val="28"/>
              </w:rPr>
              <w:instrText xml:space="preserve"> PAGEREF _Toc15287970 \h </w:instrText>
            </w:r>
            <w:r w:rsidR="00C40D28" w:rsidRPr="007E32C6">
              <w:rPr>
                <w:rFonts w:ascii="Times New Roman" w:hAnsi="Times New Roman" w:cs="Times New Roman"/>
                <w:noProof/>
                <w:webHidden/>
                <w:sz w:val="28"/>
                <w:szCs w:val="28"/>
              </w:rPr>
            </w:r>
            <w:r w:rsidR="00C40D28" w:rsidRPr="007E32C6">
              <w:rPr>
                <w:rFonts w:ascii="Times New Roman" w:hAnsi="Times New Roman" w:cs="Times New Roman"/>
                <w:noProof/>
                <w:webHidden/>
                <w:sz w:val="28"/>
                <w:szCs w:val="28"/>
              </w:rPr>
              <w:fldChar w:fldCharType="separate"/>
            </w:r>
            <w:r w:rsidR="00C40D28" w:rsidRPr="007E32C6">
              <w:rPr>
                <w:rFonts w:ascii="Times New Roman" w:hAnsi="Times New Roman" w:cs="Times New Roman"/>
                <w:noProof/>
                <w:webHidden/>
                <w:sz w:val="28"/>
                <w:szCs w:val="28"/>
              </w:rPr>
              <w:t>1</w:t>
            </w:r>
            <w:r w:rsidR="00C40D28" w:rsidRPr="007E32C6">
              <w:rPr>
                <w:rFonts w:ascii="Times New Roman" w:hAnsi="Times New Roman" w:cs="Times New Roman"/>
                <w:noProof/>
                <w:webHidden/>
                <w:sz w:val="28"/>
                <w:szCs w:val="28"/>
              </w:rPr>
              <w:fldChar w:fldCharType="end"/>
            </w:r>
          </w:hyperlink>
        </w:p>
        <w:p w:rsidR="00F20B34" w:rsidRPr="007E32C6" w:rsidRDefault="00ED0785" w:rsidP="007E32C6">
          <w:pPr>
            <w:tabs>
              <w:tab w:val="right" w:pos="9637"/>
            </w:tabs>
            <w:spacing w:before="200" w:after="80"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fldChar w:fldCharType="end"/>
          </w:r>
        </w:p>
      </w:sdtContent>
    </w:sdt>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br w:type="page"/>
      </w:r>
    </w:p>
    <w:p w:rsidR="00F20B34" w:rsidRPr="007E32C6" w:rsidRDefault="00F20B34" w:rsidP="007E32C6">
      <w:pPr>
        <w:spacing w:line="276" w:lineRule="auto"/>
        <w:ind w:right="0"/>
        <w:jc w:val="both"/>
        <w:rPr>
          <w:rFonts w:ascii="Times New Roman" w:hAnsi="Times New Roman" w:cs="Times New Roman"/>
          <w:sz w:val="28"/>
          <w:szCs w:val="28"/>
        </w:rPr>
      </w:pPr>
    </w:p>
    <w:p w:rsidR="00F20B34" w:rsidRPr="007E32C6" w:rsidRDefault="00ED0785" w:rsidP="007E32C6">
      <w:pPr>
        <w:pStyle w:val="1"/>
        <w:spacing w:line="276" w:lineRule="auto"/>
        <w:ind w:right="0"/>
        <w:jc w:val="both"/>
        <w:rPr>
          <w:rFonts w:ascii="Times New Roman" w:hAnsi="Times New Roman" w:cs="Times New Roman"/>
          <w:b w:val="0"/>
          <w:sz w:val="28"/>
          <w:szCs w:val="28"/>
        </w:rPr>
      </w:pPr>
      <w:bookmarkStart w:id="1" w:name="_Toc15287931"/>
      <w:r w:rsidRPr="007E32C6">
        <w:rPr>
          <w:rFonts w:ascii="Times New Roman" w:hAnsi="Times New Roman" w:cs="Times New Roman"/>
          <w:b w:val="0"/>
          <w:sz w:val="28"/>
          <w:szCs w:val="28"/>
        </w:rPr>
        <w:t>1. Общие сведения</w:t>
      </w:r>
      <w:bookmarkEnd w:id="1"/>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2" w:name="_Toc15287932"/>
      <w:r w:rsidRPr="007E32C6">
        <w:rPr>
          <w:rFonts w:ascii="Times New Roman" w:hAnsi="Times New Roman" w:cs="Times New Roman"/>
          <w:b w:val="0"/>
          <w:sz w:val="28"/>
          <w:szCs w:val="28"/>
        </w:rPr>
        <w:t>1.1. Основание для выполнения работ</w:t>
      </w:r>
      <w:bookmarkEnd w:id="2"/>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Основанием для выполнения работ является договор  (далее – Договор).</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3" w:name="_Toc15287933"/>
      <w:r w:rsidRPr="007E32C6">
        <w:rPr>
          <w:rFonts w:ascii="Times New Roman" w:hAnsi="Times New Roman" w:cs="Times New Roman"/>
          <w:b w:val="0"/>
          <w:sz w:val="28"/>
          <w:szCs w:val="28"/>
        </w:rPr>
        <w:t>1.2.  Полное наименование Системы и ее условное обозначение</w:t>
      </w:r>
      <w:bookmarkEnd w:id="3"/>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Автоматизированная </w:t>
      </w:r>
      <w:r w:rsidR="0046488C" w:rsidRPr="007E32C6">
        <w:rPr>
          <w:rFonts w:ascii="Times New Roman" w:eastAsia="Play" w:hAnsi="Times New Roman" w:cs="Times New Roman"/>
          <w:sz w:val="28"/>
          <w:szCs w:val="28"/>
        </w:rPr>
        <w:t>с</w:t>
      </w:r>
      <w:r w:rsidRPr="007E32C6">
        <w:rPr>
          <w:rFonts w:ascii="Times New Roman" w:eastAsia="Play" w:hAnsi="Times New Roman" w:cs="Times New Roman"/>
          <w:sz w:val="28"/>
          <w:szCs w:val="28"/>
        </w:rPr>
        <w:t xml:space="preserve">истема </w:t>
      </w:r>
      <w:r w:rsidR="0046488C" w:rsidRPr="007E32C6">
        <w:rPr>
          <w:rFonts w:ascii="Times New Roman" w:eastAsia="Play" w:hAnsi="Times New Roman" w:cs="Times New Roman"/>
          <w:sz w:val="28"/>
          <w:szCs w:val="28"/>
        </w:rPr>
        <w:t>к</w:t>
      </w:r>
      <w:r w:rsidRPr="007E32C6">
        <w:rPr>
          <w:rFonts w:ascii="Times New Roman" w:eastAsia="Play" w:hAnsi="Times New Roman" w:cs="Times New Roman"/>
          <w:sz w:val="28"/>
          <w:szCs w:val="28"/>
        </w:rPr>
        <w:t xml:space="preserve">онтроля </w:t>
      </w:r>
      <w:r w:rsidR="0046488C" w:rsidRPr="007E32C6">
        <w:rPr>
          <w:rFonts w:ascii="Times New Roman" w:eastAsia="Play" w:hAnsi="Times New Roman" w:cs="Times New Roman"/>
          <w:sz w:val="28"/>
          <w:szCs w:val="28"/>
        </w:rPr>
        <w:t>д</w:t>
      </w:r>
      <w:r w:rsidRPr="007E32C6">
        <w:rPr>
          <w:rFonts w:ascii="Times New Roman" w:eastAsia="Play" w:hAnsi="Times New Roman" w:cs="Times New Roman"/>
          <w:sz w:val="28"/>
          <w:szCs w:val="28"/>
        </w:rPr>
        <w:t xml:space="preserve">вижения </w:t>
      </w:r>
      <w:r w:rsidR="0046488C" w:rsidRPr="007E32C6">
        <w:rPr>
          <w:rFonts w:ascii="Times New Roman" w:eastAsia="Play" w:hAnsi="Times New Roman" w:cs="Times New Roman"/>
          <w:sz w:val="28"/>
          <w:szCs w:val="28"/>
        </w:rPr>
        <w:t>м</w:t>
      </w:r>
      <w:r w:rsidRPr="007E32C6">
        <w:rPr>
          <w:rFonts w:ascii="Times New Roman" w:eastAsia="Play" w:hAnsi="Times New Roman" w:cs="Times New Roman"/>
          <w:sz w:val="28"/>
          <w:szCs w:val="28"/>
        </w:rPr>
        <w:t xml:space="preserve">атериалов и </w:t>
      </w:r>
      <w:r w:rsidR="0046488C" w:rsidRPr="007E32C6">
        <w:rPr>
          <w:rFonts w:ascii="Times New Roman" w:eastAsia="Play" w:hAnsi="Times New Roman" w:cs="Times New Roman"/>
          <w:sz w:val="28"/>
          <w:szCs w:val="28"/>
        </w:rPr>
        <w:t>п</w:t>
      </w:r>
      <w:r w:rsidRPr="007E32C6">
        <w:rPr>
          <w:rFonts w:ascii="Times New Roman" w:eastAsia="Play" w:hAnsi="Times New Roman" w:cs="Times New Roman"/>
          <w:sz w:val="28"/>
          <w:szCs w:val="28"/>
        </w:rPr>
        <w:t xml:space="preserve">родуктов для производства </w:t>
      </w:r>
      <w:proofErr w:type="spellStart"/>
      <w:r w:rsidRPr="007E32C6">
        <w:rPr>
          <w:rFonts w:ascii="Times New Roman" w:eastAsia="Play" w:hAnsi="Times New Roman" w:cs="Times New Roman"/>
          <w:sz w:val="28"/>
          <w:szCs w:val="28"/>
        </w:rPr>
        <w:t>Пенополистирола</w:t>
      </w:r>
      <w:proofErr w:type="spellEnd"/>
    </w:p>
    <w:p w:rsidR="00F20B34" w:rsidRPr="007E32C6" w:rsidRDefault="00302389"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Краткое наименование</w:t>
      </w:r>
      <w:r w:rsidR="00ED0785"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w:t>
      </w:r>
      <w:r w:rsidR="00554091" w:rsidRPr="007E32C6">
        <w:rPr>
          <w:rFonts w:ascii="Times New Roman" w:eastAsia="Play" w:hAnsi="Times New Roman" w:cs="Times New Roman"/>
          <w:sz w:val="28"/>
          <w:szCs w:val="28"/>
        </w:rPr>
        <w:t>АСК ППС</w:t>
      </w:r>
      <w:r w:rsidR="00ED0785" w:rsidRPr="007E32C6">
        <w:rPr>
          <w:rFonts w:ascii="Times New Roman" w:eastAsia="Play" w:hAnsi="Times New Roman" w:cs="Times New Roman"/>
          <w:sz w:val="28"/>
          <w:szCs w:val="28"/>
        </w:rPr>
        <w:t>.</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4" w:name="_Toc15287934"/>
      <w:r w:rsidRPr="007E32C6">
        <w:rPr>
          <w:rFonts w:ascii="Times New Roman" w:hAnsi="Times New Roman" w:cs="Times New Roman"/>
          <w:b w:val="0"/>
          <w:sz w:val="28"/>
          <w:szCs w:val="28"/>
        </w:rPr>
        <w:t>1.3. Наименование Заказчика и Исполнителя</w:t>
      </w:r>
      <w:bookmarkEnd w:id="4"/>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Заказчик: ООО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ИНН 7203342549</w:t>
      </w: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Исполнитель: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5" w:name="_Toc15287935"/>
      <w:r w:rsidRPr="007E32C6">
        <w:rPr>
          <w:rFonts w:ascii="Times New Roman" w:hAnsi="Times New Roman" w:cs="Times New Roman"/>
          <w:b w:val="0"/>
          <w:sz w:val="28"/>
          <w:szCs w:val="28"/>
        </w:rPr>
        <w:t>1.4. Начало и окончание работ</w:t>
      </w:r>
      <w:bookmarkEnd w:id="5"/>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Начало работ: 01 августа 201</w:t>
      </w:r>
      <w:r w:rsidR="00CA78F4" w:rsidRPr="007E32C6">
        <w:rPr>
          <w:rFonts w:ascii="Times New Roman" w:eastAsia="Play" w:hAnsi="Times New Roman" w:cs="Times New Roman"/>
          <w:sz w:val="28"/>
          <w:szCs w:val="28"/>
        </w:rPr>
        <w:t>9</w:t>
      </w:r>
      <w:r w:rsidRPr="007E32C6">
        <w:rPr>
          <w:rFonts w:ascii="Times New Roman" w:eastAsia="Play" w:hAnsi="Times New Roman" w:cs="Times New Roman"/>
          <w:sz w:val="28"/>
          <w:szCs w:val="28"/>
        </w:rPr>
        <w:t xml:space="preserve"> года;</w:t>
      </w:r>
    </w:p>
    <w:p w:rsidR="00F20B34" w:rsidRPr="007E32C6" w:rsidRDefault="00CA78F4"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Окончание работ: 01 ноября 2019</w:t>
      </w:r>
      <w:r w:rsidR="00ED0785" w:rsidRPr="007E32C6">
        <w:rPr>
          <w:rFonts w:ascii="Times New Roman" w:eastAsia="Play" w:hAnsi="Times New Roman" w:cs="Times New Roman"/>
          <w:sz w:val="28"/>
          <w:szCs w:val="28"/>
        </w:rPr>
        <w:t xml:space="preserve"> года;</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6" w:name="_Toc15287936"/>
      <w:r w:rsidRPr="007E32C6">
        <w:rPr>
          <w:rFonts w:ascii="Times New Roman" w:hAnsi="Times New Roman" w:cs="Times New Roman"/>
          <w:b w:val="0"/>
          <w:sz w:val="28"/>
          <w:szCs w:val="28"/>
        </w:rPr>
        <w:t>1.5. Перечень документов на основани</w:t>
      </w:r>
      <w:r w:rsidR="0046488C" w:rsidRPr="007E32C6">
        <w:rPr>
          <w:rFonts w:ascii="Times New Roman" w:hAnsi="Times New Roman" w:cs="Times New Roman"/>
          <w:b w:val="0"/>
          <w:sz w:val="28"/>
          <w:szCs w:val="28"/>
        </w:rPr>
        <w:t>и</w:t>
      </w:r>
      <w:r w:rsidRPr="007E32C6">
        <w:rPr>
          <w:rFonts w:ascii="Times New Roman" w:hAnsi="Times New Roman" w:cs="Times New Roman"/>
          <w:b w:val="0"/>
          <w:sz w:val="28"/>
          <w:szCs w:val="28"/>
        </w:rPr>
        <w:t xml:space="preserve"> которых создается система</w:t>
      </w:r>
      <w:bookmarkEnd w:id="6"/>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Разработка Технического задания проводилась с использованием следующих стандартов:</w:t>
      </w:r>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r w:rsidR="0046488C"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ГОСТ 34.601-90 Автоматизированные системы. Стадии создания;</w:t>
      </w: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ГОСТ 34.602-89 Техническое задание на создание автоматизированной системы;</w:t>
      </w: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ГОСТ 34.201-89 Виды, комплектность и обозначение документов при создании автоматизированных систем (частичное использование);</w:t>
      </w: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lastRenderedPageBreak/>
        <w:t>• ГОСТ 24.104-85 "Автоматизированные системы управления. Общие требования;</w:t>
      </w: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Стандарт IEEE 29148-2011.</w:t>
      </w:r>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7" w:name="_Toc15287937"/>
      <w:r w:rsidRPr="007E32C6">
        <w:rPr>
          <w:rFonts w:ascii="Times New Roman" w:hAnsi="Times New Roman" w:cs="Times New Roman"/>
          <w:b w:val="0"/>
          <w:sz w:val="28"/>
          <w:szCs w:val="28"/>
        </w:rPr>
        <w:t>1.6. Характеристика документа и его сфера применения</w:t>
      </w:r>
      <w:bookmarkEnd w:id="7"/>
      <w:r w:rsidRPr="007E32C6">
        <w:rPr>
          <w:rFonts w:ascii="Times New Roman" w:hAnsi="Times New Roman" w:cs="Times New Roman"/>
          <w:b w:val="0"/>
          <w:sz w:val="28"/>
          <w:szCs w:val="28"/>
        </w:rPr>
        <w:t xml:space="preserve"> </w:t>
      </w:r>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Техническое задание описывает требования к Системе и является основным документом в комплекте Документации к системе. Кроме того Техническое задание является неотъемлемой частью договора - в случае противоречия условий договора и Технического задания применяются условия, изложенные в Техническом задании. </w:t>
      </w:r>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302389" w:rsidRPr="007E32C6" w:rsidRDefault="00ED0785" w:rsidP="007E32C6">
      <w:pPr>
        <w:pStyle w:val="2"/>
        <w:spacing w:line="276" w:lineRule="auto"/>
        <w:ind w:right="0"/>
        <w:jc w:val="both"/>
        <w:rPr>
          <w:rFonts w:ascii="Times New Roman" w:hAnsi="Times New Roman" w:cs="Times New Roman"/>
          <w:b w:val="0"/>
          <w:sz w:val="28"/>
          <w:szCs w:val="28"/>
        </w:rPr>
      </w:pPr>
      <w:bookmarkStart w:id="8" w:name="_Toc15287938"/>
      <w:r w:rsidRPr="007E32C6">
        <w:rPr>
          <w:rFonts w:ascii="Times New Roman" w:hAnsi="Times New Roman" w:cs="Times New Roman"/>
          <w:b w:val="0"/>
          <w:sz w:val="28"/>
          <w:szCs w:val="28"/>
        </w:rPr>
        <w:t>1.7. Порядок оформления и предъявления заказчику результатов работ по созданию Системы</w:t>
      </w:r>
      <w:bookmarkEnd w:id="8"/>
    </w:p>
    <w:p w:rsidR="00F20B34" w:rsidRPr="007E32C6" w:rsidRDefault="00F20B34" w:rsidP="007E32C6">
      <w:pPr>
        <w:pStyle w:val="2"/>
        <w:spacing w:line="276" w:lineRule="auto"/>
        <w:ind w:right="0"/>
        <w:jc w:val="both"/>
        <w:rPr>
          <w:rFonts w:ascii="Times New Roman" w:hAnsi="Times New Roman" w:cs="Times New Roman"/>
          <w:b w:val="0"/>
          <w:sz w:val="28"/>
          <w:szCs w:val="28"/>
        </w:rPr>
      </w:pPr>
    </w:p>
    <w:p w:rsidR="00F46B18"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Создание Системы будет осуществляться в три </w:t>
      </w:r>
      <w:r w:rsidR="00F46B18" w:rsidRPr="007E32C6">
        <w:rPr>
          <w:rFonts w:ascii="Times New Roman" w:eastAsia="Play" w:hAnsi="Times New Roman" w:cs="Times New Roman"/>
          <w:sz w:val="28"/>
          <w:szCs w:val="28"/>
        </w:rPr>
        <w:t>этапа:</w:t>
      </w:r>
      <w:r w:rsidR="00F46B18" w:rsidRPr="007E32C6">
        <w:rPr>
          <w:rFonts w:ascii="Times New Roman" w:eastAsia="Play" w:hAnsi="Times New Roman" w:cs="Times New Roman"/>
          <w:sz w:val="28"/>
          <w:szCs w:val="28"/>
        </w:rPr>
        <w:br/>
        <w:t>- предварительный этап:</w:t>
      </w:r>
    </w:p>
    <w:p w:rsidR="00F46B18" w:rsidRPr="007E32C6" w:rsidRDefault="00F46B18"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1) </w:t>
      </w:r>
      <w:proofErr w:type="spellStart"/>
      <w:r w:rsidR="0046488C" w:rsidRPr="007E32C6">
        <w:rPr>
          <w:rFonts w:ascii="Times New Roman" w:eastAsia="Play" w:hAnsi="Times New Roman" w:cs="Times New Roman"/>
          <w:sz w:val="28"/>
          <w:szCs w:val="28"/>
        </w:rPr>
        <w:t>Предпроектное</w:t>
      </w:r>
      <w:proofErr w:type="spellEnd"/>
      <w:r w:rsidR="00ED0785" w:rsidRPr="007E32C6">
        <w:rPr>
          <w:rFonts w:ascii="Times New Roman" w:eastAsia="Play" w:hAnsi="Times New Roman" w:cs="Times New Roman"/>
          <w:sz w:val="28"/>
          <w:szCs w:val="28"/>
        </w:rPr>
        <w:t xml:space="preserve"> обследование, оформл</w:t>
      </w:r>
      <w:r w:rsidRPr="007E32C6">
        <w:rPr>
          <w:rFonts w:ascii="Times New Roman" w:eastAsia="Play" w:hAnsi="Times New Roman" w:cs="Times New Roman"/>
          <w:sz w:val="28"/>
          <w:szCs w:val="28"/>
        </w:rPr>
        <w:t>ение логики и бизнес-процессов.</w:t>
      </w:r>
    </w:p>
    <w:p w:rsidR="00F46B18" w:rsidRPr="007E32C6" w:rsidRDefault="00F46B18"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2) В</w:t>
      </w:r>
      <w:r w:rsidR="00ED0785" w:rsidRPr="007E32C6">
        <w:rPr>
          <w:rFonts w:ascii="Times New Roman" w:eastAsia="Play" w:hAnsi="Times New Roman" w:cs="Times New Roman"/>
          <w:sz w:val="28"/>
          <w:szCs w:val="28"/>
        </w:rPr>
        <w:t>ыбор применяемых технологий и о</w:t>
      </w:r>
      <w:r w:rsidRPr="007E32C6">
        <w:rPr>
          <w:rFonts w:ascii="Times New Roman" w:eastAsia="Play" w:hAnsi="Times New Roman" w:cs="Times New Roman"/>
          <w:sz w:val="28"/>
          <w:szCs w:val="28"/>
        </w:rPr>
        <w:t xml:space="preserve">борудования. </w:t>
      </w:r>
    </w:p>
    <w:p w:rsidR="00F46B18"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первый этап разработки Системы</w:t>
      </w:r>
      <w:r w:rsidR="00F46B18"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w:t>
      </w:r>
    </w:p>
    <w:p w:rsidR="00F46B18" w:rsidRPr="007E32C6" w:rsidRDefault="00F46B18"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3) Разработка модуля по производственному учету полуфабрикатов (</w:t>
      </w:r>
      <w:proofErr w:type="spellStart"/>
      <w:r w:rsidR="008568CD"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 формовк</w:t>
      </w:r>
      <w:r w:rsidR="008568CD" w:rsidRPr="007E32C6">
        <w:rPr>
          <w:rFonts w:ascii="Times New Roman" w:eastAsia="Play" w:hAnsi="Times New Roman" w:cs="Times New Roman"/>
          <w:sz w:val="28"/>
          <w:szCs w:val="28"/>
        </w:rPr>
        <w:t>а</w:t>
      </w:r>
      <w:r w:rsidRPr="007E32C6">
        <w:rPr>
          <w:rFonts w:ascii="Times New Roman" w:eastAsia="Play" w:hAnsi="Times New Roman" w:cs="Times New Roman"/>
          <w:sz w:val="28"/>
          <w:szCs w:val="28"/>
        </w:rPr>
        <w:t xml:space="preserve"> в разрезе партий и единиц учета).</w:t>
      </w:r>
    </w:p>
    <w:p w:rsidR="001F74EE" w:rsidRPr="007E32C6" w:rsidRDefault="00F46B18"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4) Разработка системы складского учета произведенной продукции.</w:t>
      </w:r>
    </w:p>
    <w:p w:rsidR="001F74EE" w:rsidRPr="007E32C6" w:rsidRDefault="001F74EE"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5) Создание системы контроля на основе ручного ввода данных и системы дистанционного мониторинга за материалами</w:t>
      </w:r>
      <w:r w:rsidR="006C36EA" w:rsidRPr="007E32C6">
        <w:rPr>
          <w:rFonts w:ascii="Times New Roman" w:eastAsia="Play" w:hAnsi="Times New Roman" w:cs="Times New Roman"/>
          <w:sz w:val="28"/>
          <w:szCs w:val="28"/>
        </w:rPr>
        <w:t>.</w:t>
      </w:r>
    </w:p>
    <w:p w:rsidR="00064583" w:rsidRPr="007E32C6" w:rsidRDefault="001F74EE"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второй этап разработка </w:t>
      </w:r>
      <w:r w:rsidR="00064583" w:rsidRPr="007E32C6">
        <w:rPr>
          <w:rFonts w:ascii="Times New Roman" w:eastAsia="Play" w:hAnsi="Times New Roman" w:cs="Times New Roman"/>
          <w:sz w:val="28"/>
          <w:szCs w:val="28"/>
        </w:rPr>
        <w:t>с</w:t>
      </w:r>
      <w:r w:rsidR="006C36EA" w:rsidRPr="007E32C6">
        <w:rPr>
          <w:rFonts w:ascii="Times New Roman" w:eastAsia="Play" w:hAnsi="Times New Roman" w:cs="Times New Roman"/>
          <w:sz w:val="28"/>
          <w:szCs w:val="28"/>
        </w:rPr>
        <w:t>истемы;</w:t>
      </w:r>
    </w:p>
    <w:p w:rsidR="001F74EE" w:rsidRPr="007E32C6" w:rsidRDefault="00064583"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6) Взаимодействие с программой заявки, отслеживания статусов заявок</w:t>
      </w:r>
      <w:r w:rsidR="006C36EA" w:rsidRPr="007E32C6">
        <w:rPr>
          <w:rFonts w:ascii="Times New Roman" w:eastAsia="Play" w:hAnsi="Times New Roman" w:cs="Times New Roman"/>
          <w:sz w:val="28"/>
          <w:szCs w:val="28"/>
        </w:rPr>
        <w:t>.</w:t>
      </w:r>
    </w:p>
    <w:p w:rsidR="006C36EA" w:rsidRPr="007E32C6" w:rsidRDefault="00064583"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7)</w:t>
      </w:r>
      <w:r w:rsidR="006C36EA"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Разработка модуля аналитики; автоматизация основных ключ</w:t>
      </w:r>
      <w:r w:rsidR="006C36EA" w:rsidRPr="007E32C6">
        <w:rPr>
          <w:rFonts w:ascii="Times New Roman" w:eastAsia="Play" w:hAnsi="Times New Roman" w:cs="Times New Roman"/>
          <w:sz w:val="28"/>
          <w:szCs w:val="28"/>
        </w:rPr>
        <w:t>евых этапов работы с продукцией.</w:t>
      </w:r>
      <w:r w:rsidR="005D3B98" w:rsidRPr="007E32C6">
        <w:rPr>
          <w:rFonts w:ascii="Times New Roman" w:eastAsia="Play" w:hAnsi="Times New Roman" w:cs="Times New Roman"/>
          <w:sz w:val="28"/>
          <w:szCs w:val="28"/>
        </w:rPr>
        <w:t xml:space="preserve"> Блок учета склада сырья.</w:t>
      </w:r>
    </w:p>
    <w:p w:rsidR="006C36EA" w:rsidRPr="007E32C6" w:rsidRDefault="006C36EA"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8) Пусконаладочные работы</w:t>
      </w:r>
      <w:r w:rsidR="0046488C" w:rsidRPr="007E32C6">
        <w:rPr>
          <w:rFonts w:ascii="Times New Roman" w:eastAsia="Play" w:hAnsi="Times New Roman" w:cs="Times New Roman"/>
          <w:sz w:val="28"/>
          <w:szCs w:val="28"/>
        </w:rPr>
        <w:t xml:space="preserve"> и</w:t>
      </w:r>
      <w:r w:rsidRPr="007E32C6">
        <w:rPr>
          <w:rFonts w:ascii="Times New Roman" w:eastAsia="Play" w:hAnsi="Times New Roman" w:cs="Times New Roman"/>
          <w:sz w:val="28"/>
          <w:szCs w:val="28"/>
        </w:rPr>
        <w:t xml:space="preserve"> предварительные испытания.</w:t>
      </w:r>
    </w:p>
    <w:p w:rsidR="006C36EA" w:rsidRPr="007E32C6" w:rsidRDefault="0046488C"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9) Проведение опытной эксплуатации,</w:t>
      </w:r>
      <w:r w:rsidR="006C36EA" w:rsidRPr="007E32C6">
        <w:rPr>
          <w:rFonts w:ascii="Times New Roman" w:eastAsia="Play" w:hAnsi="Times New Roman" w:cs="Times New Roman"/>
          <w:sz w:val="28"/>
          <w:szCs w:val="28"/>
        </w:rPr>
        <w:t xml:space="preserve"> обучение пользователей и администраторов.</w:t>
      </w:r>
    </w:p>
    <w:p w:rsidR="006C36EA" w:rsidRPr="007E32C6" w:rsidRDefault="006C36EA"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10) Приемочные испытания.</w:t>
      </w:r>
    </w:p>
    <w:p w:rsidR="006C36EA" w:rsidRPr="007E32C6" w:rsidRDefault="006C36EA" w:rsidP="007E32C6">
      <w:pPr>
        <w:pBdr>
          <w:top w:val="nil"/>
          <w:left w:val="nil"/>
          <w:bottom w:val="nil"/>
          <w:right w:val="nil"/>
          <w:between w:val="nil"/>
        </w:pBd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br/>
      </w:r>
      <w:r w:rsidR="00ED0785" w:rsidRPr="007E32C6">
        <w:rPr>
          <w:rFonts w:ascii="Times New Roman" w:eastAsia="Play" w:hAnsi="Times New Roman" w:cs="Times New Roman"/>
          <w:sz w:val="28"/>
          <w:szCs w:val="28"/>
        </w:rPr>
        <w:t xml:space="preserve">Предусмотрено выполнение работ в рамках гарантийного сопровождения Системы в течение 36 месяцев, а также техническая поддержка в дальнейшем. </w:t>
      </w:r>
      <w:r w:rsidR="00ED0785" w:rsidRPr="007E32C6">
        <w:rPr>
          <w:rFonts w:ascii="Times New Roman" w:eastAsia="Play" w:hAnsi="Times New Roman" w:cs="Times New Roman"/>
          <w:sz w:val="28"/>
          <w:szCs w:val="28"/>
        </w:rPr>
        <w:lastRenderedPageBreak/>
        <w:t>Техническая поддержка после окончания гарантийного срока должна быть определена в рамках отдельных соглашений между Заказчиком и Исполнителем.</w:t>
      </w:r>
      <w:r w:rsidRPr="007E32C6">
        <w:rPr>
          <w:rFonts w:ascii="Times New Roman" w:eastAsia="Play" w:hAnsi="Times New Roman" w:cs="Times New Roman"/>
          <w:sz w:val="28"/>
          <w:szCs w:val="28"/>
        </w:rPr>
        <w:t xml:space="preserve"> </w:t>
      </w:r>
      <w:r w:rsidR="00ED0785" w:rsidRPr="007E32C6">
        <w:rPr>
          <w:rFonts w:ascii="Times New Roman" w:eastAsia="Play" w:hAnsi="Times New Roman" w:cs="Times New Roman"/>
          <w:sz w:val="28"/>
          <w:szCs w:val="28"/>
        </w:rPr>
        <w:t>Внедрение Системы в полном объеме планируется не позднее 01 ноября 201</w:t>
      </w:r>
      <w:r w:rsidRPr="007E32C6">
        <w:rPr>
          <w:rFonts w:ascii="Times New Roman" w:eastAsia="Play" w:hAnsi="Times New Roman" w:cs="Times New Roman"/>
          <w:sz w:val="28"/>
          <w:szCs w:val="28"/>
        </w:rPr>
        <w:t>9</w:t>
      </w:r>
      <w:r w:rsidR="00ED0785" w:rsidRPr="007E32C6">
        <w:rPr>
          <w:rFonts w:ascii="Times New Roman" w:eastAsia="Play" w:hAnsi="Times New Roman" w:cs="Times New Roman"/>
          <w:sz w:val="28"/>
          <w:szCs w:val="28"/>
        </w:rPr>
        <w:t xml:space="preserve"> года.</w:t>
      </w:r>
    </w:p>
    <w:p w:rsidR="00F20B34" w:rsidRPr="007E32C6" w:rsidRDefault="00ED0785" w:rsidP="007E32C6">
      <w:pPr>
        <w:pStyle w:val="7"/>
        <w:spacing w:line="276" w:lineRule="auto"/>
        <w:rPr>
          <w:rFonts w:ascii="Times New Roman" w:hAnsi="Times New Roman" w:cs="Times New Roman"/>
          <w:i w:val="0"/>
          <w:color w:val="auto"/>
          <w:sz w:val="28"/>
          <w:szCs w:val="28"/>
        </w:rPr>
      </w:pPr>
      <w:r w:rsidRPr="007E32C6">
        <w:rPr>
          <w:rFonts w:ascii="Times New Roman" w:eastAsia="Play" w:hAnsi="Times New Roman" w:cs="Times New Roman"/>
          <w:color w:val="auto"/>
          <w:sz w:val="28"/>
          <w:szCs w:val="28"/>
        </w:rPr>
        <w:br/>
      </w:r>
      <w:bookmarkStart w:id="9" w:name="_Toc15287939"/>
      <w:r w:rsidRPr="007E32C6">
        <w:rPr>
          <w:rFonts w:ascii="Times New Roman" w:hAnsi="Times New Roman" w:cs="Times New Roman"/>
          <w:i w:val="0"/>
          <w:color w:val="auto"/>
          <w:sz w:val="28"/>
          <w:szCs w:val="28"/>
        </w:rPr>
        <w:t>1.8. Описание деятельности предприятия заказчика</w:t>
      </w:r>
      <w:bookmarkEnd w:id="9"/>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br/>
        <w:t>ООО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xml:space="preserve">» является одним из крупнейших производителей вспененного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(пенопласта) в Тюменской Области. Производство размещено на территории 2х городов: Тюмень, Сургут. По объему производства пенопласта в УРФО компания занимает ведущее место.</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Основанной деятельностью ООО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xml:space="preserve">» является производство теплоизоляционных плиты из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широко применяемых в строительстве. Кроме пенополистирольных плит, предприятие производит также другие товары из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 скорлупы (трубный утеплитель), пенополистирольную крошку (наполнитель для бескаркасной мебели и </w:t>
      </w:r>
      <w:proofErr w:type="spellStart"/>
      <w:r w:rsidRPr="007E32C6">
        <w:rPr>
          <w:rFonts w:ascii="Times New Roman" w:eastAsia="Play" w:hAnsi="Times New Roman" w:cs="Times New Roman"/>
          <w:sz w:val="28"/>
          <w:szCs w:val="28"/>
        </w:rPr>
        <w:t>полистиролбетона</w:t>
      </w:r>
      <w:proofErr w:type="spellEnd"/>
      <w:r w:rsidRPr="007E32C6">
        <w:rPr>
          <w:rFonts w:ascii="Times New Roman" w:eastAsia="Play" w:hAnsi="Times New Roman" w:cs="Times New Roman"/>
          <w:sz w:val="28"/>
          <w:szCs w:val="28"/>
        </w:rPr>
        <w:t>), декоративные элементы (карнизы, плинтуса). Изначально начинавшая свою деятельность как производственная компания, в настоящее время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нацелена в первую очередь на сервис и предлагает своим клиентам не только качественные строительные материалы, но широкий спектр услуг, начиная с профессиональных консультаций в сфере строительства и заканчивая доставкой и монтажом материала.</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 настоящее время продукция компании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xml:space="preserve">» представлена на рынках не только Тюменской области, но и соседних регионов. Так, за последние годы удалось увеличить долю на рынках ХМАО, ЯНАО и Курганской области до 65-75% от общей потребности в </w:t>
      </w:r>
      <w:proofErr w:type="spellStart"/>
      <w:r w:rsidRPr="007E32C6">
        <w:rPr>
          <w:rFonts w:ascii="Times New Roman" w:eastAsia="Play" w:hAnsi="Times New Roman" w:cs="Times New Roman"/>
          <w:sz w:val="28"/>
          <w:szCs w:val="28"/>
        </w:rPr>
        <w:t>пенополистироле</w:t>
      </w:r>
      <w:proofErr w:type="spellEnd"/>
      <w:r w:rsidRPr="007E32C6">
        <w:rPr>
          <w:rFonts w:ascii="Times New Roman" w:eastAsia="Play" w:hAnsi="Times New Roman" w:cs="Times New Roman"/>
          <w:sz w:val="28"/>
          <w:szCs w:val="28"/>
        </w:rPr>
        <w:t>. В 2013 году удалось выйти и занять устойчивую позицию на рынке строительных материалов г. Екатеринбург и Свердловской области. Однако, основным рынком сбыта на 2016 год по-прежнему является г. Тюмень и юг Тюменской области, доля на котором составляет более 90%.</w:t>
      </w:r>
    </w:p>
    <w:p w:rsidR="00F20B34" w:rsidRPr="007E32C6" w:rsidRDefault="00ED0785" w:rsidP="007E32C6">
      <w:pPr>
        <w:pStyle w:val="2"/>
        <w:keepNext w:val="0"/>
        <w:keepLines w:val="0"/>
        <w:spacing w:line="276" w:lineRule="auto"/>
        <w:ind w:right="0"/>
        <w:jc w:val="both"/>
        <w:rPr>
          <w:rFonts w:ascii="Times New Roman" w:hAnsi="Times New Roman" w:cs="Times New Roman"/>
          <w:b w:val="0"/>
          <w:sz w:val="28"/>
          <w:szCs w:val="28"/>
        </w:rPr>
      </w:pPr>
      <w:bookmarkStart w:id="10" w:name="_Toc15287940"/>
      <w:r w:rsidRPr="007E32C6">
        <w:rPr>
          <w:rFonts w:ascii="Times New Roman" w:hAnsi="Times New Roman" w:cs="Times New Roman"/>
          <w:b w:val="0"/>
          <w:sz w:val="28"/>
          <w:szCs w:val="28"/>
        </w:rPr>
        <w:t>1.9. Описание видов готовой продукции заказчика</w:t>
      </w:r>
      <w:bookmarkEnd w:id="10"/>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Вспененный </w:t>
      </w:r>
      <w:proofErr w:type="spellStart"/>
      <w:r w:rsidRPr="007E32C6">
        <w:rPr>
          <w:rFonts w:ascii="Times New Roman" w:eastAsia="Play" w:hAnsi="Times New Roman" w:cs="Times New Roman"/>
          <w:sz w:val="28"/>
          <w:szCs w:val="28"/>
        </w:rPr>
        <w:t>пенополистирол</w:t>
      </w:r>
      <w:proofErr w:type="spellEnd"/>
      <w:r w:rsidRPr="007E32C6">
        <w:rPr>
          <w:rFonts w:ascii="Times New Roman" w:eastAsia="Play" w:hAnsi="Times New Roman" w:cs="Times New Roman"/>
          <w:sz w:val="28"/>
          <w:szCs w:val="28"/>
        </w:rPr>
        <w:t xml:space="preserve"> (ППС).</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Пенополистирольные плиты сделаны из материала, представляющего собой вспененную пластическую массу.</w:t>
      </w:r>
      <w:r w:rsidRPr="007E32C6">
        <w:rPr>
          <w:rFonts w:ascii="Times New Roman" w:hAnsi="Times New Roman" w:cs="Times New Roman"/>
          <w:noProof/>
          <w:sz w:val="28"/>
          <w:szCs w:val="28"/>
        </w:rPr>
        <w:drawing>
          <wp:anchor distT="114300" distB="114300" distL="114300" distR="114300" simplePos="0" relativeHeight="251658240" behindDoc="0" locked="0" layoutInCell="1" hidden="0" allowOverlap="1" wp14:anchorId="0C8D4C6F" wp14:editId="23B9FC38">
            <wp:simplePos x="0" y="0"/>
            <wp:positionH relativeFrom="margin">
              <wp:posOffset>4800600</wp:posOffset>
            </wp:positionH>
            <wp:positionV relativeFrom="paragraph">
              <wp:posOffset>342900</wp:posOffset>
            </wp:positionV>
            <wp:extent cx="1228725" cy="11430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1228725" cy="1143000"/>
                    </a:xfrm>
                    <a:prstGeom prst="rect">
                      <a:avLst/>
                    </a:prstGeom>
                    <a:ln/>
                  </pic:spPr>
                </pic:pic>
              </a:graphicData>
            </a:graphic>
          </wp:anchor>
        </w:drawing>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Основной объем плит занимает газ, что придает им высокие теплоизоляционные и звукоизоляционные свойства. Они биологически безопасны, водонепроницаемы и не подвержены воздействию вредных микроорганизмов. Их </w:t>
      </w:r>
      <w:r w:rsidRPr="007E32C6">
        <w:rPr>
          <w:rFonts w:ascii="Times New Roman" w:eastAsia="Play" w:hAnsi="Times New Roman" w:cs="Times New Roman"/>
          <w:sz w:val="28"/>
          <w:szCs w:val="28"/>
        </w:rPr>
        <w:lastRenderedPageBreak/>
        <w:t>легкость способствует ускорению работ при проведении монтажа, укладки и крепления.</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Термоформованный</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пенополистирол</w:t>
      </w:r>
      <w:proofErr w:type="spellEnd"/>
      <w:r w:rsidRPr="007E32C6">
        <w:rPr>
          <w:rFonts w:ascii="Times New Roman" w:eastAsia="Play" w:hAnsi="Times New Roman" w:cs="Times New Roman"/>
          <w:sz w:val="28"/>
          <w:szCs w:val="28"/>
        </w:rPr>
        <w:t xml:space="preserve"> (ПЕНОФОРМ).</w:t>
      </w:r>
      <w:r w:rsidRPr="007E32C6">
        <w:rPr>
          <w:rFonts w:ascii="Times New Roman" w:hAnsi="Times New Roman" w:cs="Times New Roman"/>
          <w:noProof/>
          <w:sz w:val="28"/>
          <w:szCs w:val="28"/>
        </w:rPr>
        <w:drawing>
          <wp:anchor distT="114300" distB="114300" distL="114300" distR="114300" simplePos="0" relativeHeight="251659264" behindDoc="0" locked="0" layoutInCell="1" hidden="0" allowOverlap="1" wp14:anchorId="310DA52B" wp14:editId="73863EA1">
            <wp:simplePos x="0" y="0"/>
            <wp:positionH relativeFrom="margin">
              <wp:posOffset>4419600</wp:posOffset>
            </wp:positionH>
            <wp:positionV relativeFrom="paragraph">
              <wp:posOffset>342900</wp:posOffset>
            </wp:positionV>
            <wp:extent cx="1609725" cy="962025"/>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609725" cy="962025"/>
                    </a:xfrm>
                    <a:prstGeom prst="rect">
                      <a:avLst/>
                    </a:prstGeom>
                    <a:ln/>
                  </pic:spPr>
                </pic:pic>
              </a:graphicData>
            </a:graphic>
          </wp:anchor>
        </w:drawing>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Формованные плиты предназначены для утепления стен домов, подвалов, перекрытий и теплоизоляции крыши. Для производства </w:t>
      </w:r>
      <w:proofErr w:type="spellStart"/>
      <w:r w:rsidRPr="007E32C6">
        <w:rPr>
          <w:rFonts w:ascii="Times New Roman" w:eastAsia="Play" w:hAnsi="Times New Roman" w:cs="Times New Roman"/>
          <w:sz w:val="28"/>
          <w:szCs w:val="28"/>
        </w:rPr>
        <w:t>пеноформа</w:t>
      </w:r>
      <w:proofErr w:type="spellEnd"/>
      <w:r w:rsidRPr="007E32C6">
        <w:rPr>
          <w:rFonts w:ascii="Times New Roman" w:eastAsia="Play" w:hAnsi="Times New Roman" w:cs="Times New Roman"/>
          <w:sz w:val="28"/>
          <w:szCs w:val="28"/>
        </w:rPr>
        <w:t xml:space="preserve"> используется вспенивающийся </w:t>
      </w:r>
      <w:proofErr w:type="spellStart"/>
      <w:r w:rsidRPr="007E32C6">
        <w:rPr>
          <w:rFonts w:ascii="Times New Roman" w:eastAsia="Play" w:hAnsi="Times New Roman" w:cs="Times New Roman"/>
          <w:sz w:val="28"/>
          <w:szCs w:val="28"/>
        </w:rPr>
        <w:t>самозатухающий</w:t>
      </w:r>
      <w:proofErr w:type="spellEnd"/>
      <w:r w:rsidRPr="007E32C6">
        <w:rPr>
          <w:rFonts w:ascii="Times New Roman" w:eastAsia="Play" w:hAnsi="Times New Roman" w:cs="Times New Roman"/>
          <w:sz w:val="28"/>
          <w:szCs w:val="28"/>
        </w:rPr>
        <w:t xml:space="preserve"> полистирол, который обеспечивает высокую теплоизоляцию и отсутствие посторонних звуков в помещении.</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Фасадный декор.</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Декоративные элементы из пенопласта обладают рядом заметных преимуществ по сравнению с изделиями из полиуретана, гипса и бетона. Они легко монтируются, имеют сравнительно низкую стоимость, а также не подвержены негативному воздействию окружающей среды и микроорганизмов. К тому же элементам из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можно придать любую форму, что в разы увеличивает количество дизайнерских решений, используемых при оформлении фасада вашего дома. </w:t>
      </w:r>
      <w:r w:rsidRPr="007E32C6">
        <w:rPr>
          <w:rFonts w:ascii="Times New Roman" w:hAnsi="Times New Roman" w:cs="Times New Roman"/>
          <w:noProof/>
          <w:sz w:val="28"/>
          <w:szCs w:val="28"/>
        </w:rPr>
        <w:drawing>
          <wp:anchor distT="114300" distB="114300" distL="114300" distR="114300" simplePos="0" relativeHeight="251660288" behindDoc="0" locked="0" layoutInCell="1" hidden="0" allowOverlap="1" wp14:anchorId="001DA8CB" wp14:editId="0CE1226E">
            <wp:simplePos x="0" y="0"/>
            <wp:positionH relativeFrom="margin">
              <wp:posOffset>4705350</wp:posOffset>
            </wp:positionH>
            <wp:positionV relativeFrom="paragraph">
              <wp:posOffset>971550</wp:posOffset>
            </wp:positionV>
            <wp:extent cx="1371600" cy="1000125"/>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371600" cy="1000125"/>
                    </a:xfrm>
                    <a:prstGeom prst="rect">
                      <a:avLst/>
                    </a:prstGeom>
                    <a:ln/>
                  </pic:spPr>
                </pic:pic>
              </a:graphicData>
            </a:graphic>
          </wp:anchor>
        </w:drawing>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Скорлупа ППС.</w:t>
      </w:r>
      <w:r w:rsidRPr="007E32C6">
        <w:rPr>
          <w:rFonts w:ascii="Times New Roman" w:hAnsi="Times New Roman" w:cs="Times New Roman"/>
          <w:noProof/>
          <w:sz w:val="28"/>
          <w:szCs w:val="28"/>
        </w:rPr>
        <w:drawing>
          <wp:anchor distT="114300" distB="114300" distL="114300" distR="114300" simplePos="0" relativeHeight="251661312" behindDoc="0" locked="0" layoutInCell="1" hidden="0" allowOverlap="1" wp14:anchorId="33F28FA9" wp14:editId="7B7E0300">
            <wp:simplePos x="0" y="0"/>
            <wp:positionH relativeFrom="margin">
              <wp:posOffset>4619625</wp:posOffset>
            </wp:positionH>
            <wp:positionV relativeFrom="paragraph">
              <wp:posOffset>238125</wp:posOffset>
            </wp:positionV>
            <wp:extent cx="1409700" cy="866775"/>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409700" cy="866775"/>
                    </a:xfrm>
                    <a:prstGeom prst="rect">
                      <a:avLst/>
                    </a:prstGeom>
                    <a:ln/>
                  </pic:spPr>
                </pic:pic>
              </a:graphicData>
            </a:graphic>
          </wp:anchor>
        </w:drawing>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Скорлупы из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позволяют утеплить различные виды внутренних, наружных и подземных коммуникаций, защищая конструкцию от промерзания и воздействия вредных организмов</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Экструдированный</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пенополистирол</w:t>
      </w:r>
      <w:proofErr w:type="spellEnd"/>
      <w:r w:rsidRPr="007E32C6">
        <w:rPr>
          <w:rFonts w:ascii="Times New Roman" w:eastAsia="Play" w:hAnsi="Times New Roman" w:cs="Times New Roman"/>
          <w:sz w:val="28"/>
          <w:szCs w:val="28"/>
        </w:rPr>
        <w:t xml:space="preserve"> (ГРАФИТ 32, ЭПС).</w:t>
      </w:r>
    </w:p>
    <w:p w:rsidR="00F20B34" w:rsidRPr="007E32C6" w:rsidRDefault="00EC5A3A" w:rsidP="007E32C6">
      <w:pPr>
        <w:spacing w:line="276" w:lineRule="auto"/>
        <w:ind w:right="0" w:firstLine="700"/>
        <w:jc w:val="both"/>
        <w:rPr>
          <w:rFonts w:ascii="Times New Roman" w:eastAsia="Play" w:hAnsi="Times New Roman" w:cs="Times New Roman"/>
          <w:sz w:val="28"/>
          <w:szCs w:val="28"/>
        </w:rPr>
      </w:pPr>
      <w:proofErr w:type="spellStart"/>
      <w:r>
        <w:rPr>
          <w:rFonts w:ascii="Times New Roman" w:eastAsia="Play" w:hAnsi="Times New Roman" w:cs="Times New Roman"/>
          <w:sz w:val="28"/>
          <w:szCs w:val="28"/>
        </w:rPr>
        <w:t>Экструдированный</w:t>
      </w:r>
      <w:proofErr w:type="spellEnd"/>
      <w:r w:rsidR="00ED0785" w:rsidRPr="007E32C6">
        <w:rPr>
          <w:rFonts w:ascii="Times New Roman" w:eastAsia="Play" w:hAnsi="Times New Roman" w:cs="Times New Roman"/>
          <w:sz w:val="28"/>
          <w:szCs w:val="28"/>
        </w:rPr>
        <w:t xml:space="preserve"> </w:t>
      </w:r>
      <w:proofErr w:type="spellStart"/>
      <w:r w:rsidR="00ED0785" w:rsidRPr="007E32C6">
        <w:rPr>
          <w:rFonts w:ascii="Times New Roman" w:eastAsia="Play" w:hAnsi="Times New Roman" w:cs="Times New Roman"/>
          <w:sz w:val="28"/>
          <w:szCs w:val="28"/>
        </w:rPr>
        <w:t>пенополистирол</w:t>
      </w:r>
      <w:proofErr w:type="spellEnd"/>
      <w:r w:rsidR="00ED0785" w:rsidRPr="007E32C6">
        <w:rPr>
          <w:rFonts w:ascii="Times New Roman" w:eastAsia="Play" w:hAnsi="Times New Roman" w:cs="Times New Roman"/>
          <w:sz w:val="28"/>
          <w:szCs w:val="28"/>
        </w:rPr>
        <w:t xml:space="preserve"> — современный, экологически безопасный, теплоизоляционный материал, предназначенный для жилищного, коммерческого и промышленного строительства. Его целесообразно применять для утепления конструкций подверженных повышенной влажности и усиленным механическим нагрузкам.</w:t>
      </w:r>
      <w:r w:rsidR="00ED0785" w:rsidRPr="007E32C6">
        <w:rPr>
          <w:rFonts w:ascii="Times New Roman" w:hAnsi="Times New Roman" w:cs="Times New Roman"/>
          <w:noProof/>
          <w:sz w:val="28"/>
          <w:szCs w:val="28"/>
        </w:rPr>
        <w:drawing>
          <wp:anchor distT="114300" distB="114300" distL="114300" distR="114300" simplePos="0" relativeHeight="251662336" behindDoc="0" locked="0" layoutInCell="1" hidden="0" allowOverlap="1" wp14:anchorId="2C4605EF" wp14:editId="155E6556">
            <wp:simplePos x="0" y="0"/>
            <wp:positionH relativeFrom="margin">
              <wp:posOffset>4686300</wp:posOffset>
            </wp:positionH>
            <wp:positionV relativeFrom="paragraph">
              <wp:posOffset>552450</wp:posOffset>
            </wp:positionV>
            <wp:extent cx="1409700" cy="776127"/>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409700" cy="776127"/>
                    </a:xfrm>
                    <a:prstGeom prst="rect">
                      <a:avLst/>
                    </a:prstGeom>
                    <a:ln/>
                  </pic:spPr>
                </pic:pic>
              </a:graphicData>
            </a:graphic>
          </wp:anchor>
        </w:drawing>
      </w:r>
    </w:p>
    <w:p w:rsidR="00F20B34" w:rsidRPr="007E32C6" w:rsidRDefault="00ED0785" w:rsidP="007E32C6">
      <w:pPr>
        <w:spacing w:line="276" w:lineRule="auto"/>
        <w:ind w:right="0" w:firstLine="70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Более подробную информацию можно посмотреть на сайте: </w:t>
      </w:r>
      <w:proofErr w:type="spellStart"/>
      <w:r w:rsidRPr="007E32C6">
        <w:rPr>
          <w:rFonts w:ascii="Times New Roman" w:eastAsia="Play" w:hAnsi="Times New Roman" w:cs="Times New Roman"/>
          <w:sz w:val="28"/>
          <w:szCs w:val="28"/>
        </w:rPr>
        <w:t>plpl</w:t>
      </w:r>
      <w:proofErr w:type="spellEnd"/>
      <w:r w:rsidRPr="007E32C6">
        <w:rPr>
          <w:rFonts w:ascii="Times New Roman" w:eastAsia="Play" w:hAnsi="Times New Roman" w:cs="Times New Roman"/>
          <w:sz w:val="28"/>
          <w:szCs w:val="28"/>
        </w:rPr>
        <w:t>.</w:t>
      </w:r>
      <w:proofErr w:type="spellStart"/>
      <w:r w:rsidR="00EC5A3A">
        <w:rPr>
          <w:rFonts w:ascii="Times New Roman" w:eastAsia="Play" w:hAnsi="Times New Roman" w:cs="Times New Roman"/>
          <w:sz w:val="28"/>
          <w:szCs w:val="28"/>
          <w:lang w:val="en-US"/>
        </w:rPr>
        <w:t>ru</w:t>
      </w:r>
      <w:proofErr w:type="spellEnd"/>
      <w:r w:rsidRPr="007E32C6">
        <w:rPr>
          <w:rFonts w:ascii="Times New Roman" w:hAnsi="Times New Roman" w:cs="Times New Roman"/>
          <w:sz w:val="28"/>
          <w:szCs w:val="28"/>
        </w:rPr>
        <w:br w:type="page"/>
      </w:r>
    </w:p>
    <w:p w:rsidR="00F20B34" w:rsidRPr="007E32C6" w:rsidRDefault="00ED0785" w:rsidP="007E32C6">
      <w:pPr>
        <w:pStyle w:val="1"/>
        <w:spacing w:line="276" w:lineRule="auto"/>
        <w:ind w:right="0"/>
        <w:jc w:val="both"/>
        <w:rPr>
          <w:rFonts w:ascii="Times New Roman" w:hAnsi="Times New Roman" w:cs="Times New Roman"/>
          <w:b w:val="0"/>
          <w:sz w:val="28"/>
          <w:szCs w:val="28"/>
        </w:rPr>
      </w:pPr>
      <w:bookmarkStart w:id="11" w:name="_Toc15287941"/>
      <w:r w:rsidRPr="007E32C6">
        <w:rPr>
          <w:rFonts w:ascii="Times New Roman" w:hAnsi="Times New Roman" w:cs="Times New Roman"/>
          <w:b w:val="0"/>
          <w:sz w:val="28"/>
          <w:szCs w:val="28"/>
        </w:rPr>
        <w:lastRenderedPageBreak/>
        <w:t>2. Назначение и цель создания системы</w:t>
      </w:r>
      <w:bookmarkEnd w:id="11"/>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12" w:name="_Toc15287942"/>
      <w:r w:rsidRPr="007E32C6">
        <w:rPr>
          <w:rFonts w:ascii="Times New Roman" w:hAnsi="Times New Roman" w:cs="Times New Roman"/>
          <w:b w:val="0"/>
          <w:sz w:val="28"/>
          <w:szCs w:val="28"/>
        </w:rPr>
        <w:t>2.1. Общее назначение системы</w:t>
      </w:r>
      <w:bookmarkEnd w:id="12"/>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Система призвана обеспечить </w:t>
      </w:r>
      <w:r w:rsidR="0046488C" w:rsidRPr="007E32C6">
        <w:rPr>
          <w:rFonts w:ascii="Times New Roman" w:eastAsia="Play" w:hAnsi="Times New Roman" w:cs="Times New Roman"/>
          <w:sz w:val="28"/>
          <w:szCs w:val="28"/>
        </w:rPr>
        <w:t>учет расхода</w:t>
      </w:r>
      <w:r w:rsidRPr="007E32C6">
        <w:rPr>
          <w:rFonts w:ascii="Times New Roman" w:eastAsia="Play" w:hAnsi="Times New Roman" w:cs="Times New Roman"/>
          <w:sz w:val="28"/>
          <w:szCs w:val="28"/>
        </w:rPr>
        <w:t xml:space="preserve"> сырья, используемого в производстве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контроль технологического процесса производства и </w:t>
      </w:r>
      <w:r w:rsidR="0046488C" w:rsidRPr="007E32C6">
        <w:rPr>
          <w:rFonts w:ascii="Times New Roman" w:eastAsia="Play" w:hAnsi="Times New Roman" w:cs="Times New Roman"/>
          <w:sz w:val="28"/>
          <w:szCs w:val="28"/>
        </w:rPr>
        <w:t>контроль</w:t>
      </w:r>
      <w:r w:rsidRPr="007E32C6">
        <w:rPr>
          <w:rFonts w:ascii="Times New Roman" w:eastAsia="Play" w:hAnsi="Times New Roman" w:cs="Times New Roman"/>
          <w:sz w:val="28"/>
          <w:szCs w:val="28"/>
        </w:rPr>
        <w:t xml:space="preserve"> фактической эффективности работы сотрудников </w:t>
      </w:r>
      <w:r w:rsidR="0046488C" w:rsidRPr="007E32C6">
        <w:rPr>
          <w:rFonts w:ascii="Times New Roman" w:eastAsia="Play" w:hAnsi="Times New Roman" w:cs="Times New Roman"/>
          <w:sz w:val="28"/>
          <w:szCs w:val="28"/>
        </w:rPr>
        <w:t>з</w:t>
      </w:r>
      <w:r w:rsidRPr="007E32C6">
        <w:rPr>
          <w:rFonts w:ascii="Times New Roman" w:eastAsia="Play" w:hAnsi="Times New Roman" w:cs="Times New Roman"/>
          <w:sz w:val="28"/>
          <w:szCs w:val="28"/>
        </w:rPr>
        <w:t>аказчика.  Программа должна списывать сырь</w:t>
      </w:r>
      <w:r w:rsidR="0046488C" w:rsidRPr="007E32C6">
        <w:rPr>
          <w:rFonts w:ascii="Times New Roman" w:eastAsia="Play" w:hAnsi="Times New Roman" w:cs="Times New Roman"/>
          <w:sz w:val="28"/>
          <w:szCs w:val="28"/>
        </w:rPr>
        <w:t>е</w:t>
      </w:r>
      <w:r w:rsidRPr="007E32C6">
        <w:rPr>
          <w:rFonts w:ascii="Times New Roman" w:eastAsia="Play" w:hAnsi="Times New Roman" w:cs="Times New Roman"/>
          <w:sz w:val="28"/>
          <w:szCs w:val="28"/>
        </w:rPr>
        <w:t xml:space="preserve">, полуфабрикаты и готовую продукцию в зависимости от цикла бизнес процесса. </w:t>
      </w:r>
      <w:r w:rsidR="0046488C" w:rsidRPr="007E32C6">
        <w:rPr>
          <w:rFonts w:ascii="Times New Roman" w:eastAsia="Play" w:hAnsi="Times New Roman" w:cs="Times New Roman"/>
          <w:sz w:val="28"/>
          <w:szCs w:val="28"/>
        </w:rPr>
        <w:t>Система</w:t>
      </w:r>
      <w:r w:rsidRPr="007E32C6">
        <w:rPr>
          <w:rFonts w:ascii="Times New Roman" w:eastAsia="Play" w:hAnsi="Times New Roman" w:cs="Times New Roman"/>
          <w:sz w:val="28"/>
          <w:szCs w:val="28"/>
        </w:rPr>
        <w:t xml:space="preserve"> должна обеспечивать расчет ЗП сотрудников производства  с учетом их выработки</w:t>
      </w:r>
      <w:r w:rsidR="0046488C" w:rsidRPr="007E32C6">
        <w:rPr>
          <w:rFonts w:ascii="Times New Roman" w:eastAsia="Play" w:hAnsi="Times New Roman" w:cs="Times New Roman"/>
          <w:sz w:val="28"/>
          <w:szCs w:val="28"/>
        </w:rPr>
        <w:t xml:space="preserve"> и трудового уч</w:t>
      </w:r>
      <w:ins w:id="13" w:author="User" w:date="2019-08-19T14:20:00Z">
        <w:r w:rsidR="00EC5A3A">
          <w:rPr>
            <w:rFonts w:ascii="Times New Roman" w:eastAsia="Play" w:hAnsi="Times New Roman" w:cs="Times New Roman"/>
            <w:sz w:val="28"/>
            <w:szCs w:val="28"/>
          </w:rPr>
          <w:t>а</w:t>
        </w:r>
      </w:ins>
      <w:r w:rsidR="0046488C" w:rsidRPr="007E32C6">
        <w:rPr>
          <w:rFonts w:ascii="Times New Roman" w:eastAsia="Play" w:hAnsi="Times New Roman" w:cs="Times New Roman"/>
          <w:sz w:val="28"/>
          <w:szCs w:val="28"/>
        </w:rPr>
        <w:t>стия</w:t>
      </w:r>
      <w:r w:rsidRPr="007E32C6">
        <w:rPr>
          <w:rFonts w:ascii="Times New Roman" w:eastAsia="Play" w:hAnsi="Times New Roman" w:cs="Times New Roman"/>
          <w:sz w:val="28"/>
          <w:szCs w:val="28"/>
        </w:rPr>
        <w:t>.</w:t>
      </w:r>
      <w:r w:rsidR="009100B2" w:rsidRPr="007E32C6">
        <w:rPr>
          <w:rFonts w:ascii="Times New Roman" w:eastAsia="Play" w:hAnsi="Times New Roman" w:cs="Times New Roman"/>
          <w:sz w:val="28"/>
          <w:szCs w:val="28"/>
        </w:rPr>
        <w:t xml:space="preserve"> Блок схема</w:t>
      </w:r>
      <w:r w:rsidR="0046488C" w:rsidRPr="007E32C6">
        <w:rPr>
          <w:rFonts w:ascii="Times New Roman" w:eastAsia="Play" w:hAnsi="Times New Roman" w:cs="Times New Roman"/>
          <w:sz w:val="28"/>
          <w:szCs w:val="28"/>
        </w:rPr>
        <w:t xml:space="preserve"> бизнес процесса</w:t>
      </w:r>
      <w:r w:rsidR="009100B2" w:rsidRPr="007E32C6">
        <w:rPr>
          <w:rFonts w:ascii="Times New Roman" w:eastAsia="Play" w:hAnsi="Times New Roman" w:cs="Times New Roman"/>
          <w:sz w:val="28"/>
          <w:szCs w:val="28"/>
        </w:rPr>
        <w:t xml:space="preserve"> представлена в приложении 1</w:t>
      </w:r>
      <w:r w:rsidR="0046488C" w:rsidRPr="007E32C6">
        <w:rPr>
          <w:rFonts w:ascii="Times New Roman" w:eastAsia="Play" w:hAnsi="Times New Roman" w:cs="Times New Roman"/>
          <w:sz w:val="28"/>
          <w:szCs w:val="28"/>
        </w:rPr>
        <w:t>.</w:t>
      </w:r>
    </w:p>
    <w:p w:rsidR="00F20B34" w:rsidRPr="007E32C6" w:rsidRDefault="00F20B34" w:rsidP="007E32C6">
      <w:pPr>
        <w:pBdr>
          <w:top w:val="nil"/>
          <w:left w:val="nil"/>
          <w:bottom w:val="nil"/>
          <w:right w:val="nil"/>
          <w:between w:val="nil"/>
        </w:pBd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14" w:name="_Toc15287943"/>
      <w:r w:rsidRPr="007E32C6">
        <w:rPr>
          <w:rFonts w:ascii="Times New Roman" w:hAnsi="Times New Roman" w:cs="Times New Roman"/>
          <w:b w:val="0"/>
          <w:sz w:val="28"/>
          <w:szCs w:val="28"/>
        </w:rPr>
        <w:t>2.2. Основные задачи и возможности системы</w:t>
      </w:r>
      <w:bookmarkEnd w:id="14"/>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Задачи системы — обеспечить сбор, хранение, изменение и предоставление информации, получаемой в ходе процесса производства</w:t>
      </w:r>
      <w:r w:rsidR="008B53E6"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хранения и отгрузки продукции.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Внедрение системы призвано обеспечить мониторинг в реальном времени за процессом производства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выявить узкие места в </w:t>
      </w:r>
      <w:r w:rsidR="008B53E6" w:rsidRPr="007E32C6">
        <w:rPr>
          <w:rFonts w:ascii="Times New Roman" w:eastAsia="Play" w:hAnsi="Times New Roman" w:cs="Times New Roman"/>
          <w:sz w:val="28"/>
          <w:szCs w:val="28"/>
        </w:rPr>
        <w:t>работе</w:t>
      </w:r>
      <w:r w:rsidRPr="007E32C6">
        <w:rPr>
          <w:rFonts w:ascii="Times New Roman" w:eastAsia="Play" w:hAnsi="Times New Roman" w:cs="Times New Roman"/>
          <w:sz w:val="28"/>
          <w:szCs w:val="28"/>
        </w:rPr>
        <w:t>, минимизировать издержки вызванные неверным распределением сырья</w:t>
      </w:r>
      <w:r w:rsidR="00B707A5"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полуфабрикатов или неэффективными</w:t>
      </w:r>
      <w:r w:rsidR="00B707A5" w:rsidRPr="007E32C6">
        <w:rPr>
          <w:rFonts w:ascii="Times New Roman" w:eastAsia="Play" w:hAnsi="Times New Roman" w:cs="Times New Roman"/>
          <w:sz w:val="28"/>
          <w:szCs w:val="28"/>
        </w:rPr>
        <w:t xml:space="preserve"> рабочими</w:t>
      </w:r>
      <w:r w:rsidRPr="007E32C6">
        <w:rPr>
          <w:rFonts w:ascii="Times New Roman" w:eastAsia="Play" w:hAnsi="Times New Roman" w:cs="Times New Roman"/>
          <w:sz w:val="28"/>
          <w:szCs w:val="28"/>
        </w:rPr>
        <w:t xml:space="preserve"> процессами. Обеспечить </w:t>
      </w:r>
      <w:r w:rsidR="00B707A5" w:rsidRPr="007E32C6">
        <w:rPr>
          <w:rFonts w:ascii="Times New Roman" w:eastAsia="Play" w:hAnsi="Times New Roman" w:cs="Times New Roman"/>
          <w:sz w:val="28"/>
          <w:szCs w:val="28"/>
        </w:rPr>
        <w:t xml:space="preserve">оптимальное функционирование </w:t>
      </w:r>
      <w:r w:rsidRPr="007E32C6">
        <w:rPr>
          <w:rFonts w:ascii="Times New Roman" w:eastAsia="Play" w:hAnsi="Times New Roman" w:cs="Times New Roman"/>
          <w:sz w:val="28"/>
          <w:szCs w:val="28"/>
        </w:rPr>
        <w:t xml:space="preserve">бизнеса и в целом  повысить </w:t>
      </w:r>
      <w:r w:rsidR="008B53E6" w:rsidRPr="007E32C6">
        <w:rPr>
          <w:rFonts w:ascii="Times New Roman" w:eastAsia="Play" w:hAnsi="Times New Roman" w:cs="Times New Roman"/>
          <w:sz w:val="28"/>
          <w:szCs w:val="28"/>
        </w:rPr>
        <w:t>прибыль</w:t>
      </w:r>
      <w:r w:rsidRPr="007E32C6">
        <w:rPr>
          <w:rFonts w:ascii="Times New Roman" w:eastAsia="Play" w:hAnsi="Times New Roman" w:cs="Times New Roman"/>
          <w:sz w:val="28"/>
          <w:szCs w:val="28"/>
        </w:rPr>
        <w:t xml:space="preserve"> </w:t>
      </w:r>
      <w:r w:rsidR="008B53E6" w:rsidRPr="007E32C6">
        <w:rPr>
          <w:rFonts w:ascii="Times New Roman" w:eastAsia="Play" w:hAnsi="Times New Roman" w:cs="Times New Roman"/>
          <w:sz w:val="28"/>
          <w:szCs w:val="28"/>
        </w:rPr>
        <w:t>з</w:t>
      </w:r>
      <w:r w:rsidRPr="007E32C6">
        <w:rPr>
          <w:rFonts w:ascii="Times New Roman" w:eastAsia="Play" w:hAnsi="Times New Roman" w:cs="Times New Roman"/>
          <w:sz w:val="28"/>
          <w:szCs w:val="28"/>
        </w:rPr>
        <w:t xml:space="preserve">аказчика.  </w:t>
      </w:r>
    </w:p>
    <w:p w:rsidR="00B707A5"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В результате внедрения </w:t>
      </w:r>
      <w:r w:rsidR="008B53E6" w:rsidRPr="007E32C6">
        <w:rPr>
          <w:rFonts w:ascii="Times New Roman" w:eastAsia="Play" w:hAnsi="Times New Roman" w:cs="Times New Roman"/>
          <w:sz w:val="28"/>
          <w:szCs w:val="28"/>
        </w:rPr>
        <w:t>с</w:t>
      </w:r>
      <w:r w:rsidRPr="007E32C6">
        <w:rPr>
          <w:rFonts w:ascii="Times New Roman" w:eastAsia="Play" w:hAnsi="Times New Roman" w:cs="Times New Roman"/>
          <w:sz w:val="28"/>
          <w:szCs w:val="28"/>
        </w:rPr>
        <w:t xml:space="preserve">истемы будет организован единый информационный модуль для обеспечения деятельности </w:t>
      </w:r>
      <w:r w:rsidR="008B53E6" w:rsidRPr="007E32C6">
        <w:rPr>
          <w:rFonts w:ascii="Times New Roman" w:eastAsia="Play" w:hAnsi="Times New Roman" w:cs="Times New Roman"/>
          <w:sz w:val="28"/>
          <w:szCs w:val="28"/>
        </w:rPr>
        <w:t>з</w:t>
      </w:r>
      <w:r w:rsidRPr="007E32C6">
        <w:rPr>
          <w:rFonts w:ascii="Times New Roman" w:eastAsia="Play" w:hAnsi="Times New Roman" w:cs="Times New Roman"/>
          <w:sz w:val="28"/>
          <w:szCs w:val="28"/>
        </w:rPr>
        <w:t>аказчика, который можно будет внедрять в любых</w:t>
      </w:r>
      <w:r w:rsidR="008B53E6" w:rsidRPr="007E32C6">
        <w:rPr>
          <w:rFonts w:ascii="Times New Roman" w:eastAsia="Play" w:hAnsi="Times New Roman" w:cs="Times New Roman"/>
          <w:sz w:val="28"/>
          <w:szCs w:val="28"/>
        </w:rPr>
        <w:t xml:space="preserve"> производственных локациях</w:t>
      </w:r>
      <w:r w:rsidRPr="007E32C6">
        <w:rPr>
          <w:rFonts w:ascii="Times New Roman" w:eastAsia="Play" w:hAnsi="Times New Roman" w:cs="Times New Roman"/>
          <w:sz w:val="28"/>
          <w:szCs w:val="28"/>
        </w:rPr>
        <w:t>.</w:t>
      </w:r>
    </w:p>
    <w:p w:rsidR="00F20B34" w:rsidRPr="007E32C6" w:rsidRDefault="00F20B34"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Помимо прочего должна быть реализована задача исключения дублирования функционала имеющихся систем путем создания единой интеграционной шины, объединяющей и определ</w:t>
      </w:r>
      <w:r w:rsidR="008B53E6" w:rsidRPr="007E32C6">
        <w:rPr>
          <w:rFonts w:ascii="Times New Roman" w:eastAsia="Play" w:hAnsi="Times New Roman" w:cs="Times New Roman"/>
          <w:sz w:val="28"/>
          <w:szCs w:val="28"/>
        </w:rPr>
        <w:t>яющей взаимосвязи всех модулей с</w:t>
      </w:r>
      <w:r w:rsidRPr="007E32C6">
        <w:rPr>
          <w:rFonts w:ascii="Times New Roman" w:eastAsia="Play" w:hAnsi="Times New Roman" w:cs="Times New Roman"/>
          <w:sz w:val="28"/>
          <w:szCs w:val="28"/>
        </w:rPr>
        <w:t>истемы, как создаваемых и/или подключаемых и/или модифицируемых в рамках настоящего ТЗ, так и создаваемых и/или подключаемых систем в будущем;</w:t>
      </w:r>
    </w:p>
    <w:p w:rsidR="00F20B34" w:rsidRPr="007E32C6" w:rsidRDefault="00ED0785"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Автоматизированная </w:t>
      </w:r>
      <w:r w:rsidR="008B53E6" w:rsidRPr="007E32C6">
        <w:rPr>
          <w:rFonts w:ascii="Times New Roman" w:eastAsia="Play" w:hAnsi="Times New Roman" w:cs="Times New Roman"/>
          <w:sz w:val="28"/>
          <w:szCs w:val="28"/>
        </w:rPr>
        <w:t>с</w:t>
      </w:r>
      <w:r w:rsidRPr="007E32C6">
        <w:rPr>
          <w:rFonts w:ascii="Times New Roman" w:eastAsia="Play" w:hAnsi="Times New Roman" w:cs="Times New Roman"/>
          <w:sz w:val="28"/>
          <w:szCs w:val="28"/>
        </w:rPr>
        <w:t xml:space="preserve">истема </w:t>
      </w:r>
      <w:r w:rsidR="008B53E6" w:rsidRPr="007E32C6">
        <w:rPr>
          <w:rFonts w:ascii="Times New Roman" w:eastAsia="Play" w:hAnsi="Times New Roman" w:cs="Times New Roman"/>
          <w:sz w:val="28"/>
          <w:szCs w:val="28"/>
        </w:rPr>
        <w:t>к</w:t>
      </w:r>
      <w:r w:rsidRPr="007E32C6">
        <w:rPr>
          <w:rFonts w:ascii="Times New Roman" w:eastAsia="Play" w:hAnsi="Times New Roman" w:cs="Times New Roman"/>
          <w:sz w:val="28"/>
          <w:szCs w:val="28"/>
        </w:rPr>
        <w:t xml:space="preserve">онтроля </w:t>
      </w:r>
      <w:r w:rsidR="008B53E6" w:rsidRPr="007E32C6">
        <w:rPr>
          <w:rFonts w:ascii="Times New Roman" w:eastAsia="Play" w:hAnsi="Times New Roman" w:cs="Times New Roman"/>
          <w:sz w:val="28"/>
          <w:szCs w:val="28"/>
        </w:rPr>
        <w:t>д</w:t>
      </w:r>
      <w:r w:rsidRPr="007E32C6">
        <w:rPr>
          <w:rFonts w:ascii="Times New Roman" w:eastAsia="Play" w:hAnsi="Times New Roman" w:cs="Times New Roman"/>
          <w:sz w:val="28"/>
          <w:szCs w:val="28"/>
        </w:rPr>
        <w:t xml:space="preserve">вижения </w:t>
      </w:r>
      <w:r w:rsidR="008B53E6" w:rsidRPr="007E32C6">
        <w:rPr>
          <w:rFonts w:ascii="Times New Roman" w:eastAsia="Play" w:hAnsi="Times New Roman" w:cs="Times New Roman"/>
          <w:sz w:val="28"/>
          <w:szCs w:val="28"/>
        </w:rPr>
        <w:t>м</w:t>
      </w:r>
      <w:r w:rsidRPr="007E32C6">
        <w:rPr>
          <w:rFonts w:ascii="Times New Roman" w:eastAsia="Play" w:hAnsi="Times New Roman" w:cs="Times New Roman"/>
          <w:sz w:val="28"/>
          <w:szCs w:val="28"/>
        </w:rPr>
        <w:t xml:space="preserve">атериалов и </w:t>
      </w:r>
      <w:r w:rsidR="008B53E6" w:rsidRPr="007E32C6">
        <w:rPr>
          <w:rFonts w:ascii="Times New Roman" w:eastAsia="Play" w:hAnsi="Times New Roman" w:cs="Times New Roman"/>
          <w:sz w:val="28"/>
          <w:szCs w:val="28"/>
        </w:rPr>
        <w:t>п</w:t>
      </w:r>
      <w:r w:rsidRPr="007E32C6">
        <w:rPr>
          <w:rFonts w:ascii="Times New Roman" w:eastAsia="Play" w:hAnsi="Times New Roman" w:cs="Times New Roman"/>
          <w:sz w:val="28"/>
          <w:szCs w:val="28"/>
        </w:rPr>
        <w:t xml:space="preserve">родуктов для производства </w:t>
      </w:r>
      <w:proofErr w:type="spellStart"/>
      <w:r w:rsidR="008B53E6" w:rsidRPr="007E32C6">
        <w:rPr>
          <w:rFonts w:ascii="Times New Roman" w:eastAsia="Play" w:hAnsi="Times New Roman" w:cs="Times New Roman"/>
          <w:sz w:val="28"/>
          <w:szCs w:val="28"/>
        </w:rPr>
        <w:t>п</w:t>
      </w:r>
      <w:r w:rsidRPr="007E32C6">
        <w:rPr>
          <w:rFonts w:ascii="Times New Roman" w:eastAsia="Play" w:hAnsi="Times New Roman" w:cs="Times New Roman"/>
          <w:sz w:val="28"/>
          <w:szCs w:val="28"/>
        </w:rPr>
        <w:t>енополистирола</w:t>
      </w:r>
      <w:proofErr w:type="spellEnd"/>
      <w:r w:rsidRPr="007E32C6">
        <w:rPr>
          <w:rFonts w:ascii="Times New Roman" w:eastAsia="Play" w:hAnsi="Times New Roman" w:cs="Times New Roman"/>
          <w:sz w:val="28"/>
          <w:szCs w:val="28"/>
        </w:rPr>
        <w:t xml:space="preserve"> по управлению производством компании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xml:space="preserve">» представляет собой многопользовательскую среду, доступ к </w:t>
      </w:r>
      <w:r w:rsidRPr="007E32C6">
        <w:rPr>
          <w:rFonts w:ascii="Times New Roman" w:eastAsia="Play" w:hAnsi="Times New Roman" w:cs="Times New Roman"/>
          <w:sz w:val="28"/>
          <w:szCs w:val="28"/>
        </w:rPr>
        <w:lastRenderedPageBreak/>
        <w:t>которой о</w:t>
      </w:r>
      <w:r w:rsidR="008B53E6" w:rsidRPr="007E32C6">
        <w:rPr>
          <w:rFonts w:ascii="Times New Roman" w:eastAsia="Play" w:hAnsi="Times New Roman" w:cs="Times New Roman"/>
          <w:sz w:val="28"/>
          <w:szCs w:val="28"/>
        </w:rPr>
        <w:t>ткрыт</w:t>
      </w:r>
      <w:r w:rsidRPr="007E32C6">
        <w:rPr>
          <w:rFonts w:ascii="Times New Roman" w:eastAsia="Play" w:hAnsi="Times New Roman" w:cs="Times New Roman"/>
          <w:sz w:val="28"/>
          <w:szCs w:val="28"/>
        </w:rPr>
        <w:t xml:space="preserve"> через интернет-браузер. Программа будет, прежде всего, адаптирована для работы через планшет, для учета производственных процессов</w:t>
      </w:r>
      <w:ins w:id="15" w:author="User" w:date="2019-08-19T14:20:00Z">
        <w:r w:rsidR="00EC5A3A">
          <w:rPr>
            <w:rFonts w:ascii="Times New Roman" w:eastAsia="Play" w:hAnsi="Times New Roman" w:cs="Times New Roman"/>
            <w:sz w:val="28"/>
            <w:szCs w:val="28"/>
          </w:rPr>
          <w:t>;</w:t>
        </w:r>
      </w:ins>
    </w:p>
    <w:p w:rsidR="00F20B34" w:rsidRPr="007E32C6" w:rsidRDefault="00ED0785"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Программа фиксирует передачу сырья со склада</w:t>
      </w:r>
      <w:r w:rsidR="008B53E6"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сырья на производство. Осуществляет привязку сырья к определенной партии (продукции полуфабриката).</w:t>
      </w:r>
    </w:p>
    <w:p w:rsidR="00F20B34" w:rsidRPr="007E32C6" w:rsidRDefault="005D3B98"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Программа обеспечивает</w:t>
      </w:r>
      <w:r w:rsidR="00ED0785" w:rsidRPr="007E32C6">
        <w:rPr>
          <w:rFonts w:ascii="Times New Roman" w:eastAsia="Play" w:hAnsi="Times New Roman" w:cs="Times New Roman"/>
          <w:sz w:val="28"/>
          <w:szCs w:val="28"/>
        </w:rPr>
        <w:t xml:space="preserve"> сбор данных</w:t>
      </w:r>
      <w:r w:rsidR="008B53E6" w:rsidRPr="007E32C6">
        <w:rPr>
          <w:rFonts w:ascii="Times New Roman" w:eastAsia="Play" w:hAnsi="Times New Roman" w:cs="Times New Roman"/>
          <w:sz w:val="28"/>
          <w:szCs w:val="28"/>
        </w:rPr>
        <w:t xml:space="preserve"> с</w:t>
      </w:r>
      <w:r w:rsidRPr="007E32C6">
        <w:rPr>
          <w:rFonts w:ascii="Times New Roman" w:eastAsia="Play" w:hAnsi="Times New Roman" w:cs="Times New Roman"/>
          <w:sz w:val="28"/>
          <w:szCs w:val="28"/>
        </w:rPr>
        <w:t xml:space="preserve"> точек производственного учета (весы, </w:t>
      </w:r>
      <w:proofErr w:type="spellStart"/>
      <w:r w:rsidRPr="007E32C6">
        <w:rPr>
          <w:rFonts w:ascii="Times New Roman" w:eastAsia="Play" w:hAnsi="Times New Roman" w:cs="Times New Roman"/>
          <w:sz w:val="28"/>
          <w:szCs w:val="28"/>
        </w:rPr>
        <w:t>частотники</w:t>
      </w:r>
      <w:proofErr w:type="spellEnd"/>
      <w:r w:rsidRPr="007E32C6">
        <w:rPr>
          <w:rFonts w:ascii="Times New Roman" w:eastAsia="Play" w:hAnsi="Times New Roman" w:cs="Times New Roman"/>
          <w:sz w:val="28"/>
          <w:szCs w:val="28"/>
        </w:rPr>
        <w:t>, датчики температур)</w:t>
      </w:r>
      <w:r w:rsidR="008B53E6" w:rsidRPr="007E32C6">
        <w:rPr>
          <w:rFonts w:ascii="Times New Roman" w:eastAsia="Play" w:hAnsi="Times New Roman" w:cs="Times New Roman"/>
          <w:sz w:val="28"/>
          <w:szCs w:val="28"/>
        </w:rPr>
        <w:t xml:space="preserve"> </w:t>
      </w:r>
      <w:r w:rsidR="00ED0785" w:rsidRPr="007E32C6">
        <w:rPr>
          <w:rFonts w:ascii="Times New Roman" w:eastAsia="Play" w:hAnsi="Times New Roman" w:cs="Times New Roman"/>
          <w:sz w:val="28"/>
          <w:szCs w:val="28"/>
        </w:rPr>
        <w:t xml:space="preserve"> и учет на всех стадиях производства готовой продукции. В онлайн режиме отображает все основные бизнес процессы</w:t>
      </w:r>
      <w:r w:rsidRPr="007E32C6">
        <w:rPr>
          <w:rFonts w:ascii="Times New Roman" w:eastAsia="Play" w:hAnsi="Times New Roman" w:cs="Times New Roman"/>
          <w:sz w:val="28"/>
          <w:szCs w:val="28"/>
        </w:rPr>
        <w:t>.</w:t>
      </w:r>
    </w:p>
    <w:p w:rsidR="00F20B34" w:rsidRPr="007E32C6" w:rsidRDefault="00ED0785"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Программа тесно взаимодействует с программой 1С</w:t>
      </w:r>
      <w:r w:rsidR="005D3B98" w:rsidRPr="007E32C6">
        <w:rPr>
          <w:rFonts w:ascii="Times New Roman" w:eastAsia="Play" w:hAnsi="Times New Roman" w:cs="Times New Roman"/>
          <w:sz w:val="28"/>
          <w:szCs w:val="28"/>
        </w:rPr>
        <w:t xml:space="preserve"> КА</w:t>
      </w:r>
      <w:proofErr w:type="gramStart"/>
      <w:r w:rsidR="005D3B98" w:rsidRPr="007E32C6">
        <w:rPr>
          <w:rFonts w:ascii="Times New Roman" w:eastAsia="Play" w:hAnsi="Times New Roman" w:cs="Times New Roman"/>
          <w:sz w:val="28"/>
          <w:szCs w:val="28"/>
        </w:rPr>
        <w:t>2</w:t>
      </w:r>
      <w:proofErr w:type="gramEnd"/>
      <w:r w:rsidR="005D3B98"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  Позволяет создавать акты о выпуске полуфабрикатов и готовой продукции</w:t>
      </w:r>
      <w:r w:rsidR="005D3B98" w:rsidRPr="007E32C6">
        <w:rPr>
          <w:rFonts w:ascii="Times New Roman" w:eastAsia="Play" w:hAnsi="Times New Roman" w:cs="Times New Roman"/>
          <w:sz w:val="28"/>
          <w:szCs w:val="28"/>
        </w:rPr>
        <w:t xml:space="preserve"> в рамках управленческого учета</w:t>
      </w:r>
      <w:r w:rsidRPr="007E32C6">
        <w:rPr>
          <w:rFonts w:ascii="Times New Roman" w:eastAsia="Play" w:hAnsi="Times New Roman" w:cs="Times New Roman"/>
          <w:sz w:val="28"/>
          <w:szCs w:val="28"/>
        </w:rPr>
        <w:t>. Осуществляет списание сырья со склада сырья.</w:t>
      </w:r>
    </w:p>
    <w:p w:rsidR="00F20B34" w:rsidRPr="007E32C6" w:rsidRDefault="00ED0785"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Программа должна обеспечивать корректное отображение данных и максимально идентично отображаться во всех современных браузерах: </w:t>
      </w:r>
      <w:proofErr w:type="spellStart"/>
      <w:r w:rsidRPr="007E32C6">
        <w:rPr>
          <w:rFonts w:ascii="Times New Roman" w:eastAsia="Play" w:hAnsi="Times New Roman" w:cs="Times New Roman"/>
          <w:sz w:val="28"/>
          <w:szCs w:val="28"/>
        </w:rPr>
        <w:t>Internet</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Explorer</w:t>
      </w:r>
      <w:proofErr w:type="spellEnd"/>
      <w:r w:rsidRPr="007E32C6">
        <w:rPr>
          <w:rFonts w:ascii="Times New Roman" w:eastAsia="Play" w:hAnsi="Times New Roman" w:cs="Times New Roman"/>
          <w:sz w:val="28"/>
          <w:szCs w:val="28"/>
        </w:rPr>
        <w:t xml:space="preserve"> 7.0 и выше, </w:t>
      </w:r>
      <w:proofErr w:type="spellStart"/>
      <w:r w:rsidRPr="007E32C6">
        <w:rPr>
          <w:rFonts w:ascii="Times New Roman" w:eastAsia="Play" w:hAnsi="Times New Roman" w:cs="Times New Roman"/>
          <w:sz w:val="28"/>
          <w:szCs w:val="28"/>
        </w:rPr>
        <w:t>Mozila</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FireFox</w:t>
      </w:r>
      <w:proofErr w:type="spellEnd"/>
      <w:r w:rsidRPr="007E32C6">
        <w:rPr>
          <w:rFonts w:ascii="Times New Roman" w:eastAsia="Play" w:hAnsi="Times New Roman" w:cs="Times New Roman"/>
          <w:sz w:val="28"/>
          <w:szCs w:val="28"/>
        </w:rPr>
        <w:t xml:space="preserve"> 3.0 и выше, </w:t>
      </w:r>
      <w:proofErr w:type="spellStart"/>
      <w:r w:rsidRPr="007E32C6">
        <w:rPr>
          <w:rFonts w:ascii="Times New Roman" w:eastAsia="Play" w:hAnsi="Times New Roman" w:cs="Times New Roman"/>
          <w:sz w:val="28"/>
          <w:szCs w:val="28"/>
        </w:rPr>
        <w:t>Opera</w:t>
      </w:r>
      <w:proofErr w:type="spellEnd"/>
      <w:r w:rsidRPr="007E32C6">
        <w:rPr>
          <w:rFonts w:ascii="Times New Roman" w:eastAsia="Play" w:hAnsi="Times New Roman" w:cs="Times New Roman"/>
          <w:sz w:val="28"/>
          <w:szCs w:val="28"/>
        </w:rPr>
        <w:t xml:space="preserve"> 9.0 и выше, </w:t>
      </w:r>
      <w:proofErr w:type="spellStart"/>
      <w:r w:rsidRPr="007E32C6">
        <w:rPr>
          <w:rFonts w:ascii="Times New Roman" w:eastAsia="Play" w:hAnsi="Times New Roman" w:cs="Times New Roman"/>
          <w:sz w:val="28"/>
          <w:szCs w:val="28"/>
        </w:rPr>
        <w:t>Google</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Chrome</w:t>
      </w:r>
      <w:proofErr w:type="spellEnd"/>
      <w:r w:rsidRPr="007E32C6">
        <w:rPr>
          <w:rFonts w:ascii="Times New Roman" w:eastAsia="Play" w:hAnsi="Times New Roman" w:cs="Times New Roman"/>
          <w:sz w:val="28"/>
          <w:szCs w:val="28"/>
        </w:rPr>
        <w:t xml:space="preserve"> и при разрешениях монитора от 1024x768 до 2560x1600</w:t>
      </w:r>
    </w:p>
    <w:p w:rsidR="00F20B34" w:rsidRPr="007E32C6" w:rsidRDefault="00ED0785" w:rsidP="007E32C6">
      <w:pPr>
        <w:pStyle w:val="2"/>
        <w:spacing w:after="140" w:line="276" w:lineRule="auto"/>
        <w:ind w:right="0"/>
        <w:jc w:val="both"/>
        <w:rPr>
          <w:rFonts w:ascii="Times New Roman" w:hAnsi="Times New Roman" w:cs="Times New Roman"/>
          <w:b w:val="0"/>
          <w:sz w:val="28"/>
          <w:szCs w:val="28"/>
        </w:rPr>
      </w:pPr>
      <w:r w:rsidRPr="007E32C6">
        <w:rPr>
          <w:rFonts w:ascii="Times New Roman" w:eastAsia="Play" w:hAnsi="Times New Roman" w:cs="Times New Roman"/>
          <w:b w:val="0"/>
          <w:sz w:val="28"/>
          <w:szCs w:val="28"/>
        </w:rPr>
        <w:br/>
      </w:r>
      <w:bookmarkStart w:id="16" w:name="_Toc15287944"/>
      <w:r w:rsidRPr="007E32C6">
        <w:rPr>
          <w:rFonts w:ascii="Times New Roman" w:hAnsi="Times New Roman" w:cs="Times New Roman"/>
          <w:b w:val="0"/>
          <w:sz w:val="28"/>
          <w:szCs w:val="28"/>
        </w:rPr>
        <w:t>2.3. Описание процесса производства</w:t>
      </w:r>
      <w:bookmarkEnd w:id="16"/>
      <w:r w:rsidRPr="007E32C6">
        <w:rPr>
          <w:rFonts w:ascii="Times New Roman" w:hAnsi="Times New Roman" w:cs="Times New Roman"/>
          <w:b w:val="0"/>
          <w:sz w:val="28"/>
          <w:szCs w:val="28"/>
        </w:rPr>
        <w:t xml:space="preserve">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1. Поступление сырья. Сырье поступает на площадку, находящуюся на территории компании. Сырьем для производства формованных изделий (пенополистирольных блоков, плит, упаковки) служат гранулы вспенивающегося полистирола, представляющие собой продукт </w:t>
      </w:r>
      <w:r w:rsidR="0009508E" w:rsidRPr="007E32C6">
        <w:rPr>
          <w:rFonts w:ascii="Times New Roman" w:eastAsia="Play" w:hAnsi="Times New Roman" w:cs="Times New Roman"/>
          <w:sz w:val="28"/>
          <w:szCs w:val="28"/>
        </w:rPr>
        <w:t xml:space="preserve"> суспензионной полимеризации. Поставка сырья осуществляется мешками по 30 кг и 880 кг  партиями по 20 т. </w:t>
      </w:r>
    </w:p>
    <w:p w:rsidR="00F20B34" w:rsidRPr="007E32C6" w:rsidRDefault="0009508E"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noProof/>
          <w:sz w:val="28"/>
          <w:szCs w:val="28"/>
        </w:rPr>
        <w:lastRenderedPageBreak/>
        <w:drawing>
          <wp:anchor distT="0" distB="0" distL="114300" distR="114300" simplePos="0" relativeHeight="251665408" behindDoc="1" locked="0" layoutInCell="1" allowOverlap="1" wp14:anchorId="616260F8" wp14:editId="162EE3F0">
            <wp:simplePos x="0" y="0"/>
            <wp:positionH relativeFrom="column">
              <wp:posOffset>159385</wp:posOffset>
            </wp:positionH>
            <wp:positionV relativeFrom="paragraph">
              <wp:posOffset>1875790</wp:posOffset>
            </wp:positionV>
            <wp:extent cx="6009005" cy="4145915"/>
            <wp:effectExtent l="0" t="0" r="0" b="6985"/>
            <wp:wrapTight wrapText="bothSides">
              <wp:wrapPolygon edited="0">
                <wp:start x="0" y="0"/>
                <wp:lineTo x="0" y="21537"/>
                <wp:lineTo x="21502" y="21537"/>
                <wp:lineTo x="21502" y="0"/>
                <wp:lineTo x="0" y="0"/>
              </wp:wrapPolygon>
            </wp:wrapTight>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009005" cy="4145915"/>
                    </a:xfrm>
                    <a:prstGeom prst="rect">
                      <a:avLst/>
                    </a:prstGeom>
                    <a:ln/>
                  </pic:spPr>
                </pic:pic>
              </a:graphicData>
            </a:graphic>
            <wp14:sizeRelH relativeFrom="page">
              <wp14:pctWidth>0</wp14:pctWidth>
            </wp14:sizeRelH>
            <wp14:sizeRelV relativeFrom="page">
              <wp14:pctHeight>0</wp14:pctHeight>
            </wp14:sizeRelV>
          </wp:anchor>
        </w:drawing>
      </w:r>
      <w:r w:rsidR="00ED0785" w:rsidRPr="007E32C6">
        <w:rPr>
          <w:rFonts w:ascii="Times New Roman" w:eastAsia="Play" w:hAnsi="Times New Roman" w:cs="Times New Roman"/>
          <w:sz w:val="28"/>
          <w:szCs w:val="28"/>
        </w:rPr>
        <w:t>В настоящий момент</w:t>
      </w:r>
      <w:r w:rsidR="005D3B98" w:rsidRPr="007E32C6">
        <w:rPr>
          <w:rFonts w:ascii="Times New Roman" w:eastAsia="Play" w:hAnsi="Times New Roman" w:cs="Times New Roman"/>
          <w:sz w:val="28"/>
          <w:szCs w:val="28"/>
        </w:rPr>
        <w:t xml:space="preserve"> маркировка</w:t>
      </w:r>
      <w:ins w:id="17" w:author="User" w:date="2019-08-19T14:22:00Z">
        <w:r w:rsidR="00EC5A3A">
          <w:rPr>
            <w:rFonts w:ascii="Times New Roman" w:eastAsia="Play" w:hAnsi="Times New Roman" w:cs="Times New Roman"/>
            <w:sz w:val="28"/>
            <w:szCs w:val="28"/>
          </w:rPr>
          <w:t xml:space="preserve"> и</w:t>
        </w:r>
      </w:ins>
      <w:r w:rsidR="005D3B98" w:rsidRPr="007E32C6">
        <w:rPr>
          <w:rFonts w:ascii="Times New Roman" w:eastAsia="Play" w:hAnsi="Times New Roman" w:cs="Times New Roman"/>
          <w:sz w:val="28"/>
          <w:szCs w:val="28"/>
        </w:rPr>
        <w:t xml:space="preserve"> учет входного сырья в разрезе мешков не организован</w:t>
      </w:r>
      <w:ins w:id="18" w:author="User" w:date="2019-08-19T14:22:00Z">
        <w:r w:rsidR="00EC5A3A">
          <w:rPr>
            <w:rFonts w:ascii="Times New Roman" w:eastAsia="Play" w:hAnsi="Times New Roman" w:cs="Times New Roman"/>
            <w:sz w:val="28"/>
            <w:szCs w:val="28"/>
          </w:rPr>
          <w:t>ы</w:t>
        </w:r>
      </w:ins>
      <w:r w:rsidR="00ED0785" w:rsidRPr="007E32C6">
        <w:rPr>
          <w:rFonts w:ascii="Times New Roman" w:eastAsia="Play" w:hAnsi="Times New Roman" w:cs="Times New Roman"/>
          <w:sz w:val="28"/>
          <w:szCs w:val="28"/>
        </w:rPr>
        <w:t>. Подсчет и учет ведется в ручном режиме</w:t>
      </w:r>
      <w:r w:rsidR="005D3B98" w:rsidRPr="007E32C6">
        <w:rPr>
          <w:rFonts w:ascii="Times New Roman" w:eastAsia="Play" w:hAnsi="Times New Roman" w:cs="Times New Roman"/>
          <w:sz w:val="28"/>
          <w:szCs w:val="28"/>
        </w:rPr>
        <w:t xml:space="preserve"> в рамках бухгалтерского учета</w:t>
      </w:r>
      <w:r w:rsidR="00ED0785" w:rsidRPr="007E32C6">
        <w:rPr>
          <w:rFonts w:ascii="Times New Roman" w:eastAsia="Play" w:hAnsi="Times New Roman" w:cs="Times New Roman"/>
          <w:sz w:val="28"/>
          <w:szCs w:val="28"/>
        </w:rPr>
        <w:t>. Приход подтверждается документом (актом приема-передачи). Поступление сырья с площадки на склад осуществляется с помощью погрузчика, переход</w:t>
      </w:r>
      <w:r w:rsidRPr="007E32C6">
        <w:rPr>
          <w:rFonts w:ascii="Times New Roman" w:eastAsia="Play" w:hAnsi="Times New Roman" w:cs="Times New Roman"/>
          <w:sz w:val="28"/>
          <w:szCs w:val="28"/>
        </w:rPr>
        <w:t xml:space="preserve"> сырья с площадки на склад не </w:t>
      </w:r>
      <w:r w:rsidR="00ED0785" w:rsidRPr="007E32C6">
        <w:rPr>
          <w:rFonts w:ascii="Times New Roman" w:eastAsia="Play" w:hAnsi="Times New Roman" w:cs="Times New Roman"/>
          <w:sz w:val="28"/>
          <w:szCs w:val="28"/>
        </w:rPr>
        <w:t xml:space="preserve"> фиксируется.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Необходимо </w:t>
      </w:r>
      <w:r w:rsidR="0009508E" w:rsidRPr="007E32C6">
        <w:rPr>
          <w:rFonts w:ascii="Times New Roman" w:eastAsia="Play" w:hAnsi="Times New Roman" w:cs="Times New Roman"/>
          <w:sz w:val="28"/>
          <w:szCs w:val="28"/>
        </w:rPr>
        <w:t>реализовать</w:t>
      </w:r>
      <w:r w:rsidRPr="007E32C6">
        <w:rPr>
          <w:rFonts w:ascii="Times New Roman" w:eastAsia="Play" w:hAnsi="Times New Roman" w:cs="Times New Roman"/>
          <w:sz w:val="28"/>
          <w:szCs w:val="28"/>
        </w:rPr>
        <w:t xml:space="preserve"> процесс маркировки сырья при его приемке. Продумать механизм фиксации передачи сырья с площадки на склад, с возможностью разделения сырья в </w:t>
      </w:r>
      <w:proofErr w:type="spellStart"/>
      <w:r w:rsidRPr="007E32C6">
        <w:rPr>
          <w:rFonts w:ascii="Times New Roman" w:eastAsia="Play" w:hAnsi="Times New Roman" w:cs="Times New Roman"/>
          <w:sz w:val="28"/>
          <w:szCs w:val="28"/>
        </w:rPr>
        <w:t>биг</w:t>
      </w:r>
      <w:proofErr w:type="spellEnd"/>
      <w:r w:rsidRPr="007E32C6">
        <w:rPr>
          <w:rFonts w:ascii="Times New Roman" w:eastAsia="Play" w:hAnsi="Times New Roman" w:cs="Times New Roman"/>
          <w:sz w:val="28"/>
          <w:szCs w:val="28"/>
        </w:rPr>
        <w:t xml:space="preserve"> бегах на разные бункера.  </w:t>
      </w:r>
    </w:p>
    <w:p w:rsidR="0009508E" w:rsidRPr="007E32C6" w:rsidRDefault="0009508E"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На начальном этапе реализации АСК ППС должна фиксировать расход сырья в </w:t>
      </w:r>
      <w:proofErr w:type="gramStart"/>
      <w:r w:rsidRPr="007E32C6">
        <w:rPr>
          <w:rFonts w:ascii="Times New Roman" w:eastAsia="Play" w:hAnsi="Times New Roman" w:cs="Times New Roman"/>
          <w:sz w:val="28"/>
          <w:szCs w:val="28"/>
        </w:rPr>
        <w:t>кг</w:t>
      </w:r>
      <w:proofErr w:type="gramEnd"/>
      <w:r w:rsidRPr="007E32C6">
        <w:rPr>
          <w:rFonts w:ascii="Times New Roman" w:eastAsia="Play" w:hAnsi="Times New Roman" w:cs="Times New Roman"/>
          <w:sz w:val="28"/>
          <w:szCs w:val="28"/>
        </w:rPr>
        <w:t xml:space="preserve"> в разрезе марок, но  без привязки к номеру мешка или партии сырья. </w:t>
      </w:r>
      <w:r w:rsidR="009D15CD" w:rsidRPr="007E32C6">
        <w:rPr>
          <w:rFonts w:ascii="Times New Roman" w:eastAsia="Play" w:hAnsi="Times New Roman" w:cs="Times New Roman"/>
          <w:sz w:val="28"/>
          <w:szCs w:val="28"/>
        </w:rPr>
        <w:t>Вторым этапом будет реализация механизма по складскому учету сырья.</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2. Вспенивание. Гранулированный полистирол (ПСВ), при попадании в камеру </w:t>
      </w:r>
      <w:proofErr w:type="spellStart"/>
      <w:r w:rsidRPr="007E32C6">
        <w:rPr>
          <w:rFonts w:ascii="Times New Roman" w:eastAsia="Play" w:hAnsi="Times New Roman" w:cs="Times New Roman"/>
          <w:sz w:val="28"/>
          <w:szCs w:val="28"/>
        </w:rPr>
        <w:t>предвспенивателя</w:t>
      </w:r>
      <w:proofErr w:type="spellEnd"/>
      <w:r w:rsidRPr="007E32C6">
        <w:rPr>
          <w:rFonts w:ascii="Times New Roman" w:eastAsia="Play" w:hAnsi="Times New Roman" w:cs="Times New Roman"/>
          <w:sz w:val="28"/>
          <w:szCs w:val="28"/>
        </w:rPr>
        <w:t xml:space="preserve">, под действием насыщенных водяных паров высокой температуры, увеличивается в размерах до 50 раз. Получаются шарики белого цвета. В зависимости от того, какая плотность пенопласта необходима, вспенивание может осуществлять один или несколько раз.. </w:t>
      </w:r>
      <w:proofErr w:type="spellStart"/>
      <w:r w:rsidRPr="007E32C6">
        <w:rPr>
          <w:rFonts w:ascii="Times New Roman" w:eastAsia="Play" w:hAnsi="Times New Roman" w:cs="Times New Roman"/>
          <w:sz w:val="28"/>
          <w:szCs w:val="28"/>
        </w:rPr>
        <w:t>Предвспениватель</w:t>
      </w:r>
      <w:proofErr w:type="spellEnd"/>
      <w:r w:rsidRPr="007E32C6">
        <w:rPr>
          <w:rFonts w:ascii="Times New Roman" w:eastAsia="Play" w:hAnsi="Times New Roman" w:cs="Times New Roman"/>
          <w:sz w:val="28"/>
          <w:szCs w:val="28"/>
        </w:rPr>
        <w:t xml:space="preserve"> оснащен датчиками контроля, не имеющими внешних выходов для интеграции с существующим ПО. </w:t>
      </w:r>
    </w:p>
    <w:p w:rsidR="00206084" w:rsidRPr="007E32C6" w:rsidRDefault="00206084"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Необходимо проанализировать возможность снимать показания датчиков с </w:t>
      </w:r>
      <w:proofErr w:type="spellStart"/>
      <w:r w:rsidRPr="007E32C6">
        <w:rPr>
          <w:rFonts w:ascii="Times New Roman" w:eastAsia="Play" w:hAnsi="Times New Roman" w:cs="Times New Roman"/>
          <w:sz w:val="28"/>
          <w:szCs w:val="28"/>
        </w:rPr>
        <w:t>предвспенивателя</w:t>
      </w:r>
      <w:proofErr w:type="spellEnd"/>
      <w:r w:rsidRPr="007E32C6">
        <w:rPr>
          <w:rFonts w:ascii="Times New Roman" w:eastAsia="Play" w:hAnsi="Times New Roman" w:cs="Times New Roman"/>
          <w:sz w:val="28"/>
          <w:szCs w:val="28"/>
        </w:rPr>
        <w:t xml:space="preserve"> в процессе работы. В процессе </w:t>
      </w:r>
      <w:proofErr w:type="spellStart"/>
      <w:r w:rsidRPr="007E32C6">
        <w:rPr>
          <w:rFonts w:ascii="Times New Roman" w:eastAsia="Play" w:hAnsi="Times New Roman" w:cs="Times New Roman"/>
          <w:sz w:val="28"/>
          <w:szCs w:val="28"/>
        </w:rPr>
        <w:t>вспенки</w:t>
      </w:r>
      <w:proofErr w:type="spellEnd"/>
      <w:r w:rsidRPr="007E32C6">
        <w:rPr>
          <w:rFonts w:ascii="Times New Roman" w:eastAsia="Play" w:hAnsi="Times New Roman" w:cs="Times New Roman"/>
          <w:sz w:val="28"/>
          <w:szCs w:val="28"/>
        </w:rPr>
        <w:t xml:space="preserve"> пользователем могут </w:t>
      </w:r>
      <w:r w:rsidRPr="007E32C6">
        <w:rPr>
          <w:rFonts w:ascii="Times New Roman" w:eastAsia="Play" w:hAnsi="Times New Roman" w:cs="Times New Roman"/>
          <w:sz w:val="28"/>
          <w:szCs w:val="28"/>
        </w:rPr>
        <w:lastRenderedPageBreak/>
        <w:t xml:space="preserve">быть реализованы два основных сценария работы это первая </w:t>
      </w:r>
      <w:proofErr w:type="spellStart"/>
      <w:r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 xml:space="preserve"> или повторная</w:t>
      </w:r>
      <w:r w:rsidR="0024592B" w:rsidRPr="007E32C6">
        <w:rPr>
          <w:rFonts w:ascii="Times New Roman" w:eastAsia="Play" w:hAnsi="Times New Roman" w:cs="Times New Roman"/>
          <w:sz w:val="28"/>
          <w:szCs w:val="28"/>
        </w:rPr>
        <w:t xml:space="preserve"> (вторая</w:t>
      </w:r>
      <w:r w:rsidR="00C447FE" w:rsidRPr="007E32C6">
        <w:rPr>
          <w:rFonts w:ascii="Times New Roman" w:eastAsia="Play" w:hAnsi="Times New Roman" w:cs="Times New Roman"/>
          <w:sz w:val="28"/>
          <w:szCs w:val="28"/>
        </w:rPr>
        <w:t>,</w:t>
      </w:r>
      <w:r w:rsidR="0024592B" w:rsidRPr="007E32C6">
        <w:rPr>
          <w:rFonts w:ascii="Times New Roman" w:eastAsia="Play" w:hAnsi="Times New Roman" w:cs="Times New Roman"/>
          <w:sz w:val="28"/>
          <w:szCs w:val="28"/>
        </w:rPr>
        <w:t xml:space="preserve"> третья)</w:t>
      </w:r>
      <w:r w:rsidRPr="007E32C6">
        <w:rPr>
          <w:rFonts w:ascii="Times New Roman" w:eastAsia="Play" w:hAnsi="Times New Roman" w:cs="Times New Roman"/>
          <w:sz w:val="28"/>
          <w:szCs w:val="28"/>
        </w:rPr>
        <w:t xml:space="preserve">. При первой </w:t>
      </w:r>
      <w:proofErr w:type="spellStart"/>
      <w:r w:rsidRPr="007E32C6">
        <w:rPr>
          <w:rFonts w:ascii="Times New Roman" w:eastAsia="Play" w:hAnsi="Times New Roman" w:cs="Times New Roman"/>
          <w:sz w:val="28"/>
          <w:szCs w:val="28"/>
        </w:rPr>
        <w:t>вспенке</w:t>
      </w:r>
      <w:proofErr w:type="spellEnd"/>
      <w:r w:rsidRPr="007E32C6">
        <w:rPr>
          <w:rFonts w:ascii="Times New Roman" w:eastAsia="Play" w:hAnsi="Times New Roman" w:cs="Times New Roman"/>
          <w:sz w:val="28"/>
          <w:szCs w:val="28"/>
        </w:rPr>
        <w:t xml:space="preserve"> оператор выбирает исходное сырье,  вид продукции и бункер в который будет осуществляться </w:t>
      </w:r>
      <w:proofErr w:type="spellStart"/>
      <w:r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w:t>
      </w:r>
      <w:r w:rsidR="0024592B" w:rsidRPr="007E32C6">
        <w:rPr>
          <w:rFonts w:ascii="Times New Roman" w:eastAsia="Play" w:hAnsi="Times New Roman" w:cs="Times New Roman"/>
          <w:sz w:val="28"/>
          <w:szCs w:val="28"/>
        </w:rPr>
        <w:t xml:space="preserve"> При повторной </w:t>
      </w:r>
      <w:proofErr w:type="spellStart"/>
      <w:r w:rsidR="0024592B" w:rsidRPr="007E32C6">
        <w:rPr>
          <w:rFonts w:ascii="Times New Roman" w:eastAsia="Play" w:hAnsi="Times New Roman" w:cs="Times New Roman"/>
          <w:sz w:val="28"/>
          <w:szCs w:val="28"/>
        </w:rPr>
        <w:t>вспенке</w:t>
      </w:r>
      <w:proofErr w:type="spellEnd"/>
      <w:r w:rsidR="0024592B" w:rsidRPr="007E32C6">
        <w:rPr>
          <w:rFonts w:ascii="Times New Roman" w:eastAsia="Play" w:hAnsi="Times New Roman" w:cs="Times New Roman"/>
          <w:sz w:val="28"/>
          <w:szCs w:val="28"/>
        </w:rPr>
        <w:t xml:space="preserve"> оператор выбирает исходный бункер и бункер для конечного вспенивания. </w:t>
      </w:r>
      <w:r w:rsidR="00C447FE" w:rsidRPr="007E32C6">
        <w:rPr>
          <w:rFonts w:ascii="Times New Roman" w:eastAsia="Play" w:hAnsi="Times New Roman" w:cs="Times New Roman"/>
          <w:sz w:val="28"/>
          <w:szCs w:val="28"/>
        </w:rPr>
        <w:t>Если осуществляется</w:t>
      </w:r>
      <w:r w:rsidR="0024592B" w:rsidRPr="007E32C6">
        <w:rPr>
          <w:rFonts w:ascii="Times New Roman" w:eastAsia="Play" w:hAnsi="Times New Roman" w:cs="Times New Roman"/>
          <w:sz w:val="28"/>
          <w:szCs w:val="28"/>
        </w:rPr>
        <w:t xml:space="preserve"> </w:t>
      </w:r>
      <w:r w:rsidR="00557D86" w:rsidRPr="007E32C6">
        <w:rPr>
          <w:rFonts w:ascii="Times New Roman" w:eastAsia="Play" w:hAnsi="Times New Roman" w:cs="Times New Roman"/>
          <w:sz w:val="28"/>
          <w:szCs w:val="28"/>
        </w:rPr>
        <w:t xml:space="preserve">повторное вспенивание, то </w:t>
      </w:r>
      <w:r w:rsidR="0024592B" w:rsidRPr="007E32C6">
        <w:rPr>
          <w:rFonts w:ascii="Times New Roman" w:eastAsia="Play" w:hAnsi="Times New Roman" w:cs="Times New Roman"/>
          <w:sz w:val="28"/>
          <w:szCs w:val="28"/>
        </w:rPr>
        <w:t xml:space="preserve"> уже есть данные о массе и виде сырья. При </w:t>
      </w:r>
      <w:r w:rsidR="00C447FE" w:rsidRPr="007E32C6">
        <w:rPr>
          <w:rFonts w:ascii="Times New Roman" w:eastAsia="Play" w:hAnsi="Times New Roman" w:cs="Times New Roman"/>
          <w:sz w:val="28"/>
          <w:szCs w:val="28"/>
        </w:rPr>
        <w:t xml:space="preserve">поступлении </w:t>
      </w:r>
      <w:r w:rsidR="00557D86" w:rsidRPr="007E32C6">
        <w:rPr>
          <w:rFonts w:ascii="Times New Roman" w:eastAsia="Play" w:hAnsi="Times New Roman" w:cs="Times New Roman"/>
          <w:sz w:val="28"/>
          <w:szCs w:val="28"/>
        </w:rPr>
        <w:t>полуфабриката</w:t>
      </w:r>
      <w:r w:rsidR="00C447FE" w:rsidRPr="007E32C6">
        <w:rPr>
          <w:rFonts w:ascii="Times New Roman" w:eastAsia="Play" w:hAnsi="Times New Roman" w:cs="Times New Roman"/>
          <w:sz w:val="28"/>
          <w:szCs w:val="28"/>
        </w:rPr>
        <w:t xml:space="preserve"> в бункер или при его заборе обязательно указывается процент наполнения бункера от 0% до 100%</w:t>
      </w:r>
      <w:r w:rsidR="00557D86" w:rsidRPr="007E32C6">
        <w:rPr>
          <w:rFonts w:ascii="Times New Roman" w:eastAsia="Play" w:hAnsi="Times New Roman" w:cs="Times New Roman"/>
          <w:sz w:val="28"/>
          <w:szCs w:val="28"/>
        </w:rPr>
        <w:t xml:space="preserve">. На стадии </w:t>
      </w:r>
      <w:proofErr w:type="spellStart"/>
      <w:r w:rsidR="00557D86" w:rsidRPr="007E32C6">
        <w:rPr>
          <w:rFonts w:ascii="Times New Roman" w:eastAsia="Play" w:hAnsi="Times New Roman" w:cs="Times New Roman"/>
          <w:sz w:val="28"/>
          <w:szCs w:val="28"/>
        </w:rPr>
        <w:t>вс</w:t>
      </w:r>
      <w:r w:rsidR="00C447FE" w:rsidRPr="007E32C6">
        <w:rPr>
          <w:rFonts w:ascii="Times New Roman" w:eastAsia="Play" w:hAnsi="Times New Roman" w:cs="Times New Roman"/>
          <w:sz w:val="28"/>
          <w:szCs w:val="28"/>
        </w:rPr>
        <w:t>п</w:t>
      </w:r>
      <w:r w:rsidR="00557D86" w:rsidRPr="007E32C6">
        <w:rPr>
          <w:rFonts w:ascii="Times New Roman" w:eastAsia="Play" w:hAnsi="Times New Roman" w:cs="Times New Roman"/>
          <w:sz w:val="28"/>
          <w:szCs w:val="28"/>
        </w:rPr>
        <w:t>е</w:t>
      </w:r>
      <w:r w:rsidR="00C447FE" w:rsidRPr="007E32C6">
        <w:rPr>
          <w:rFonts w:ascii="Times New Roman" w:eastAsia="Play" w:hAnsi="Times New Roman" w:cs="Times New Roman"/>
          <w:sz w:val="28"/>
          <w:szCs w:val="28"/>
        </w:rPr>
        <w:t>нки</w:t>
      </w:r>
      <w:proofErr w:type="spellEnd"/>
      <w:r w:rsidR="00C447FE" w:rsidRPr="007E32C6">
        <w:rPr>
          <w:rFonts w:ascii="Times New Roman" w:eastAsia="Play" w:hAnsi="Times New Roman" w:cs="Times New Roman"/>
          <w:sz w:val="28"/>
          <w:szCs w:val="28"/>
        </w:rPr>
        <w:t xml:space="preserve"> формируется партия. </w:t>
      </w:r>
      <w:r w:rsidR="0024592B" w:rsidRPr="007E32C6">
        <w:rPr>
          <w:rFonts w:ascii="Times New Roman" w:eastAsia="Play" w:hAnsi="Times New Roman" w:cs="Times New Roman"/>
          <w:sz w:val="28"/>
          <w:szCs w:val="28"/>
        </w:rPr>
        <w:t xml:space="preserve"> </w:t>
      </w:r>
    </w:p>
    <w:p w:rsidR="00F20B34" w:rsidRPr="007E32C6" w:rsidRDefault="00206084"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r w:rsidR="00ED0785" w:rsidRPr="007E32C6">
        <w:rPr>
          <w:rFonts w:ascii="Times New Roman" w:eastAsia="Play" w:hAnsi="Times New Roman" w:cs="Times New Roman"/>
          <w:sz w:val="28"/>
          <w:szCs w:val="28"/>
        </w:rPr>
        <w:t xml:space="preserve">3. Выдержка. Из </w:t>
      </w:r>
      <w:proofErr w:type="spellStart"/>
      <w:r w:rsidR="00ED0785" w:rsidRPr="007E32C6">
        <w:rPr>
          <w:rFonts w:ascii="Times New Roman" w:eastAsia="Play" w:hAnsi="Times New Roman" w:cs="Times New Roman"/>
          <w:sz w:val="28"/>
          <w:szCs w:val="28"/>
        </w:rPr>
        <w:t>предвспенивателя</w:t>
      </w:r>
      <w:proofErr w:type="spellEnd"/>
      <w:r w:rsidR="00ED0785" w:rsidRPr="007E32C6">
        <w:rPr>
          <w:rFonts w:ascii="Times New Roman" w:eastAsia="Play" w:hAnsi="Times New Roman" w:cs="Times New Roman"/>
          <w:sz w:val="28"/>
          <w:szCs w:val="28"/>
        </w:rPr>
        <w:t xml:space="preserve"> полученные гранулы попадают в бункеры вылеживания. По технологии</w:t>
      </w:r>
      <w:ins w:id="19" w:author="User" w:date="2019-08-19T14:23:00Z">
        <w:r w:rsidR="00EC5A3A">
          <w:rPr>
            <w:rFonts w:ascii="Times New Roman" w:eastAsia="Play" w:hAnsi="Times New Roman" w:cs="Times New Roman"/>
            <w:sz w:val="28"/>
            <w:szCs w:val="28"/>
          </w:rPr>
          <w:t>,</w:t>
        </w:r>
      </w:ins>
      <w:r w:rsidR="00ED0785" w:rsidRPr="007E32C6">
        <w:rPr>
          <w:rFonts w:ascii="Times New Roman" w:eastAsia="Play" w:hAnsi="Times New Roman" w:cs="Times New Roman"/>
          <w:sz w:val="28"/>
          <w:szCs w:val="28"/>
        </w:rPr>
        <w:t xml:space="preserve"> чем выше плотность</w:t>
      </w:r>
      <w:ins w:id="20" w:author="User" w:date="2019-08-19T14:23:00Z">
        <w:r w:rsidR="00EC5A3A">
          <w:rPr>
            <w:rFonts w:ascii="Times New Roman" w:eastAsia="Play" w:hAnsi="Times New Roman" w:cs="Times New Roman"/>
            <w:sz w:val="28"/>
            <w:szCs w:val="28"/>
          </w:rPr>
          <w:t>,</w:t>
        </w:r>
      </w:ins>
      <w:r w:rsidR="00ED0785" w:rsidRPr="007E32C6">
        <w:rPr>
          <w:rFonts w:ascii="Times New Roman" w:eastAsia="Play" w:hAnsi="Times New Roman" w:cs="Times New Roman"/>
          <w:sz w:val="28"/>
          <w:szCs w:val="28"/>
        </w:rPr>
        <w:t xml:space="preserve"> тем более долгий период вылеживания необходим для сырья. Время вылеживания </w:t>
      </w:r>
      <w:r w:rsidR="00557D86" w:rsidRPr="007E32C6">
        <w:rPr>
          <w:rFonts w:ascii="Times New Roman" w:eastAsia="Play" w:hAnsi="Times New Roman" w:cs="Times New Roman"/>
          <w:sz w:val="28"/>
          <w:szCs w:val="28"/>
        </w:rPr>
        <w:t xml:space="preserve">является важным </w:t>
      </w:r>
      <w:proofErr w:type="spellStart"/>
      <w:r w:rsidR="00557D86" w:rsidRPr="007E32C6">
        <w:rPr>
          <w:rFonts w:ascii="Times New Roman" w:eastAsia="Play" w:hAnsi="Times New Roman" w:cs="Times New Roman"/>
          <w:sz w:val="28"/>
          <w:szCs w:val="28"/>
        </w:rPr>
        <w:t>техничеким</w:t>
      </w:r>
      <w:proofErr w:type="spellEnd"/>
      <w:r w:rsidR="00557D86" w:rsidRPr="007E32C6">
        <w:rPr>
          <w:rFonts w:ascii="Times New Roman" w:eastAsia="Play" w:hAnsi="Times New Roman" w:cs="Times New Roman"/>
          <w:sz w:val="28"/>
          <w:szCs w:val="28"/>
        </w:rPr>
        <w:t xml:space="preserve"> параметром. Вылеживание начинается в момент окончания </w:t>
      </w:r>
      <w:proofErr w:type="spellStart"/>
      <w:r w:rsidR="00557D86" w:rsidRPr="007E32C6">
        <w:rPr>
          <w:rFonts w:ascii="Times New Roman" w:eastAsia="Play" w:hAnsi="Times New Roman" w:cs="Times New Roman"/>
          <w:sz w:val="28"/>
          <w:szCs w:val="28"/>
        </w:rPr>
        <w:t>вспенки</w:t>
      </w:r>
      <w:proofErr w:type="spellEnd"/>
      <w:r w:rsidR="000E3BE1" w:rsidRPr="007E32C6">
        <w:rPr>
          <w:rFonts w:ascii="Times New Roman" w:eastAsia="Play" w:hAnsi="Times New Roman" w:cs="Times New Roman"/>
          <w:sz w:val="28"/>
          <w:szCs w:val="28"/>
        </w:rPr>
        <w:t xml:space="preserve"> бункера</w:t>
      </w:r>
      <w:r w:rsidR="00557D86" w:rsidRPr="007E32C6">
        <w:rPr>
          <w:rFonts w:ascii="Times New Roman" w:eastAsia="Play" w:hAnsi="Times New Roman" w:cs="Times New Roman"/>
          <w:sz w:val="28"/>
          <w:szCs w:val="28"/>
        </w:rPr>
        <w:t xml:space="preserve"> </w:t>
      </w:r>
      <w:del w:id="21" w:author="User" w:date="2019-08-19T14:23:00Z">
        <w:r w:rsidR="00557D86" w:rsidRPr="007E32C6" w:rsidDel="00EC5A3A">
          <w:rPr>
            <w:rFonts w:ascii="Times New Roman" w:eastAsia="Play" w:hAnsi="Times New Roman" w:cs="Times New Roman"/>
            <w:sz w:val="28"/>
            <w:szCs w:val="28"/>
          </w:rPr>
          <w:delText xml:space="preserve"> </w:delText>
        </w:r>
      </w:del>
      <w:r w:rsidR="00557D86" w:rsidRPr="007E32C6">
        <w:rPr>
          <w:rFonts w:ascii="Times New Roman" w:eastAsia="Play" w:hAnsi="Times New Roman" w:cs="Times New Roman"/>
          <w:sz w:val="28"/>
          <w:szCs w:val="28"/>
        </w:rPr>
        <w:t xml:space="preserve">и заканчивается в момент начала формовки или при повторной </w:t>
      </w:r>
      <w:proofErr w:type="spellStart"/>
      <w:r w:rsidR="00557D86" w:rsidRPr="007E32C6">
        <w:rPr>
          <w:rFonts w:ascii="Times New Roman" w:eastAsia="Play" w:hAnsi="Times New Roman" w:cs="Times New Roman"/>
          <w:sz w:val="28"/>
          <w:szCs w:val="28"/>
        </w:rPr>
        <w:t>вспенке</w:t>
      </w:r>
      <w:proofErr w:type="spellEnd"/>
      <w:r w:rsidR="00557D86" w:rsidRPr="007E32C6">
        <w:rPr>
          <w:rFonts w:ascii="Times New Roman" w:eastAsia="Play" w:hAnsi="Times New Roman" w:cs="Times New Roman"/>
          <w:sz w:val="28"/>
          <w:szCs w:val="28"/>
        </w:rPr>
        <w:t xml:space="preserve">. Время вылеживания является характеристикой бункера и наряду с сырьем видом продукции и массой. Характеристики бункера должны отображаться в соответствующих рабочих окнах. </w:t>
      </w:r>
      <w:r w:rsidR="00ED0785" w:rsidRPr="007E32C6">
        <w:rPr>
          <w:rFonts w:ascii="Times New Roman" w:eastAsia="Play" w:hAnsi="Times New Roman" w:cs="Times New Roman"/>
          <w:sz w:val="28"/>
          <w:szCs w:val="28"/>
        </w:rPr>
        <w:t xml:space="preserve">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4. Формовка пенополистирольных блоков. </w:t>
      </w:r>
      <w:r w:rsidR="00557D86" w:rsidRPr="007E32C6">
        <w:rPr>
          <w:rFonts w:ascii="Times New Roman" w:eastAsia="Play" w:hAnsi="Times New Roman" w:cs="Times New Roman"/>
          <w:sz w:val="28"/>
          <w:szCs w:val="28"/>
        </w:rPr>
        <w:t>Выдержанный полуфабрикат</w:t>
      </w:r>
      <w:r w:rsidRPr="007E32C6">
        <w:rPr>
          <w:rFonts w:ascii="Times New Roman" w:eastAsia="Play" w:hAnsi="Times New Roman" w:cs="Times New Roman"/>
          <w:sz w:val="28"/>
          <w:szCs w:val="28"/>
        </w:rPr>
        <w:t xml:space="preserve"> через шланги поступает в специальный засыпной бункер над блок-формой, после этого сырье закачивается в </w:t>
      </w:r>
      <w:del w:id="22" w:author="User" w:date="2019-08-19T14:23:00Z">
        <w:r w:rsidRPr="007E32C6" w:rsidDel="00EC5A3A">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формовочные формы. Расширяясь под действием пара, гранулы с</w:t>
      </w:r>
      <w:r w:rsidR="00557D86" w:rsidRPr="007E32C6">
        <w:rPr>
          <w:rFonts w:ascii="Times New Roman" w:eastAsia="Play" w:hAnsi="Times New Roman" w:cs="Times New Roman"/>
          <w:sz w:val="28"/>
          <w:szCs w:val="28"/>
        </w:rPr>
        <w:t>пекаются</w:t>
      </w:r>
      <w:r w:rsidRPr="007E32C6">
        <w:rPr>
          <w:rFonts w:ascii="Times New Roman" w:eastAsia="Play" w:hAnsi="Times New Roman" w:cs="Times New Roman"/>
          <w:sz w:val="28"/>
          <w:szCs w:val="28"/>
        </w:rPr>
        <w:t xml:space="preserve"> друг с другом, образуя монолитный единый блок. После формовки на формах образуютс</w:t>
      </w:r>
      <w:r w:rsidR="00557D86" w:rsidRPr="007E32C6">
        <w:rPr>
          <w:rFonts w:ascii="Times New Roman" w:eastAsia="Play" w:hAnsi="Times New Roman" w:cs="Times New Roman"/>
          <w:sz w:val="28"/>
          <w:szCs w:val="28"/>
        </w:rPr>
        <w:t>я блоки полуфабрикаты - “</w:t>
      </w:r>
      <w:r w:rsidR="000E3BE1" w:rsidRPr="007E32C6">
        <w:rPr>
          <w:rFonts w:ascii="Times New Roman" w:eastAsia="Play" w:hAnsi="Times New Roman" w:cs="Times New Roman"/>
          <w:sz w:val="28"/>
          <w:szCs w:val="28"/>
        </w:rPr>
        <w:t>Блоки</w:t>
      </w:r>
      <w:r w:rsidR="00557D86" w:rsidRPr="007E32C6">
        <w:rPr>
          <w:rFonts w:ascii="Times New Roman" w:eastAsia="Play" w:hAnsi="Times New Roman" w:cs="Times New Roman"/>
          <w:sz w:val="28"/>
          <w:szCs w:val="28"/>
        </w:rPr>
        <w:t>” длиной 2м или 6м</w:t>
      </w:r>
      <w:r w:rsidR="00227413"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 xml:space="preserve">Необходимо зафиксировать точку выхода блока из формовки и точку передачи блока на </w:t>
      </w:r>
      <w:r w:rsidR="00227413" w:rsidRPr="007E32C6">
        <w:rPr>
          <w:rFonts w:ascii="Times New Roman" w:eastAsia="Play" w:hAnsi="Times New Roman" w:cs="Times New Roman"/>
          <w:sz w:val="28"/>
          <w:szCs w:val="28"/>
        </w:rPr>
        <w:t>весы</w:t>
      </w:r>
      <w:r w:rsidRPr="007E32C6">
        <w:rPr>
          <w:rFonts w:ascii="Times New Roman" w:eastAsia="Play" w:hAnsi="Times New Roman" w:cs="Times New Roman"/>
          <w:sz w:val="28"/>
          <w:szCs w:val="28"/>
        </w:rPr>
        <w:t>.</w:t>
      </w:r>
      <w:r w:rsidR="00EB08A3" w:rsidRPr="007E32C6">
        <w:rPr>
          <w:rFonts w:ascii="Times New Roman" w:eastAsia="Play" w:hAnsi="Times New Roman" w:cs="Times New Roman"/>
          <w:sz w:val="28"/>
          <w:szCs w:val="28"/>
        </w:rPr>
        <w:t xml:space="preserve"> В процессе формовки на некоторых участка осуществляется добавление </w:t>
      </w:r>
      <w:proofErr w:type="spellStart"/>
      <w:r w:rsidR="00EB08A3" w:rsidRPr="007E32C6">
        <w:rPr>
          <w:rFonts w:ascii="Times New Roman" w:eastAsia="Play" w:hAnsi="Times New Roman" w:cs="Times New Roman"/>
          <w:sz w:val="28"/>
          <w:szCs w:val="28"/>
        </w:rPr>
        <w:t>дробленки</w:t>
      </w:r>
      <w:proofErr w:type="spellEnd"/>
      <w:r w:rsidR="00EB08A3" w:rsidRPr="007E32C6">
        <w:rPr>
          <w:rFonts w:ascii="Times New Roman" w:eastAsia="Play" w:hAnsi="Times New Roman" w:cs="Times New Roman"/>
          <w:sz w:val="28"/>
          <w:szCs w:val="28"/>
        </w:rPr>
        <w:t xml:space="preserve">. Процент </w:t>
      </w:r>
      <w:proofErr w:type="spellStart"/>
      <w:r w:rsidR="00EB08A3" w:rsidRPr="007E32C6">
        <w:rPr>
          <w:rFonts w:ascii="Times New Roman" w:eastAsia="Play" w:hAnsi="Times New Roman" w:cs="Times New Roman"/>
          <w:sz w:val="28"/>
          <w:szCs w:val="28"/>
        </w:rPr>
        <w:t>дробленки</w:t>
      </w:r>
      <w:proofErr w:type="spellEnd"/>
      <w:r w:rsidR="00EB08A3" w:rsidRPr="007E32C6">
        <w:rPr>
          <w:rFonts w:ascii="Times New Roman" w:eastAsia="Play" w:hAnsi="Times New Roman" w:cs="Times New Roman"/>
          <w:sz w:val="28"/>
          <w:szCs w:val="28"/>
        </w:rPr>
        <w:t xml:space="preserve"> определяется соотношение показателей на </w:t>
      </w:r>
      <w:proofErr w:type="spellStart"/>
      <w:r w:rsidR="00EB08A3" w:rsidRPr="007E32C6">
        <w:rPr>
          <w:rFonts w:ascii="Times New Roman" w:eastAsia="Play" w:hAnsi="Times New Roman" w:cs="Times New Roman"/>
          <w:sz w:val="28"/>
          <w:szCs w:val="28"/>
        </w:rPr>
        <w:t>частотниках</w:t>
      </w:r>
      <w:proofErr w:type="spellEnd"/>
      <w:r w:rsidR="00EB08A3" w:rsidRPr="007E32C6">
        <w:rPr>
          <w:rFonts w:ascii="Times New Roman" w:eastAsia="Play" w:hAnsi="Times New Roman" w:cs="Times New Roman"/>
          <w:sz w:val="28"/>
          <w:szCs w:val="28"/>
        </w:rPr>
        <w:t>.</w:t>
      </w:r>
      <w:r w:rsidR="00923268" w:rsidRPr="007E32C6">
        <w:rPr>
          <w:rFonts w:ascii="Times New Roman" w:eastAsia="Play" w:hAnsi="Times New Roman" w:cs="Times New Roman"/>
          <w:sz w:val="28"/>
          <w:szCs w:val="28"/>
        </w:rPr>
        <w:t xml:space="preserve"> Программа должна обеспечить считывание показателей на </w:t>
      </w:r>
      <w:proofErr w:type="spellStart"/>
      <w:r w:rsidR="00923268" w:rsidRPr="007E32C6">
        <w:rPr>
          <w:rFonts w:ascii="Times New Roman" w:eastAsia="Play" w:hAnsi="Times New Roman" w:cs="Times New Roman"/>
          <w:sz w:val="28"/>
          <w:szCs w:val="28"/>
        </w:rPr>
        <w:t>частотниках</w:t>
      </w:r>
      <w:proofErr w:type="spellEnd"/>
      <w:r w:rsidR="00923268" w:rsidRPr="007E32C6">
        <w:rPr>
          <w:rFonts w:ascii="Times New Roman" w:eastAsia="Play" w:hAnsi="Times New Roman" w:cs="Times New Roman"/>
          <w:sz w:val="28"/>
          <w:szCs w:val="28"/>
        </w:rPr>
        <w:t xml:space="preserve"> и фиксировать данный показатель в информации о блоке, наряду с весом, </w:t>
      </w:r>
      <w:del w:id="23" w:author="User" w:date="2019-08-19T14:24:00Z">
        <w:r w:rsidR="00923268" w:rsidRPr="007E32C6" w:rsidDel="00EC5A3A">
          <w:rPr>
            <w:rFonts w:ascii="Times New Roman" w:eastAsia="Play" w:hAnsi="Times New Roman" w:cs="Times New Roman"/>
            <w:sz w:val="28"/>
            <w:szCs w:val="28"/>
          </w:rPr>
          <w:delText xml:space="preserve"> </w:delText>
        </w:r>
      </w:del>
      <w:r w:rsidR="00923268" w:rsidRPr="007E32C6">
        <w:rPr>
          <w:rFonts w:ascii="Times New Roman" w:eastAsia="Play" w:hAnsi="Times New Roman" w:cs="Times New Roman"/>
          <w:sz w:val="28"/>
          <w:szCs w:val="28"/>
        </w:rPr>
        <w:t xml:space="preserve">исходным бункером и партией. </w:t>
      </w:r>
      <w:del w:id="24" w:author="User" w:date="2019-08-19T14:24:00Z">
        <w:r w:rsidR="00EB08A3" w:rsidRPr="007E32C6" w:rsidDel="00EC5A3A">
          <w:rPr>
            <w:rFonts w:ascii="Times New Roman" w:eastAsia="Play" w:hAnsi="Times New Roman" w:cs="Times New Roman"/>
            <w:sz w:val="28"/>
            <w:szCs w:val="28"/>
          </w:rPr>
          <w:delText xml:space="preserve">  </w:delText>
        </w:r>
        <w:r w:rsidRPr="007E32C6" w:rsidDel="00EC5A3A">
          <w:rPr>
            <w:rFonts w:ascii="Times New Roman" w:eastAsia="Play" w:hAnsi="Times New Roman" w:cs="Times New Roman"/>
            <w:sz w:val="28"/>
            <w:szCs w:val="28"/>
          </w:rPr>
          <w:delText xml:space="preserve"> </w:delText>
        </w:r>
      </w:del>
      <w:r w:rsidR="000842E9" w:rsidRPr="007E32C6">
        <w:rPr>
          <w:rFonts w:ascii="Times New Roman" w:eastAsia="Play" w:hAnsi="Times New Roman" w:cs="Times New Roman"/>
          <w:sz w:val="28"/>
          <w:szCs w:val="28"/>
        </w:rPr>
        <w:t>По результат</w:t>
      </w:r>
      <w:ins w:id="25" w:author="User" w:date="2019-08-20T16:39:00Z">
        <w:r w:rsidR="0052451C" w:rsidRPr="0052451C">
          <w:rPr>
            <w:rFonts w:ascii="Times New Roman" w:eastAsia="Play" w:hAnsi="Times New Roman" w:cs="Times New Roman"/>
            <w:sz w:val="28"/>
            <w:szCs w:val="28"/>
          </w:rPr>
          <w:t>ам</w:t>
        </w:r>
      </w:ins>
      <w:r w:rsidR="000842E9" w:rsidRPr="007E32C6">
        <w:rPr>
          <w:rFonts w:ascii="Times New Roman" w:eastAsia="Play" w:hAnsi="Times New Roman" w:cs="Times New Roman"/>
          <w:sz w:val="28"/>
          <w:szCs w:val="28"/>
        </w:rPr>
        <w:t xml:space="preserve"> взвешивания блока создается этикетка с индивидуальным номером блока</w:t>
      </w:r>
      <w:r w:rsidR="00EB08A3" w:rsidRPr="007E32C6">
        <w:rPr>
          <w:rFonts w:ascii="Times New Roman" w:eastAsia="Play" w:hAnsi="Times New Roman" w:cs="Times New Roman"/>
          <w:sz w:val="28"/>
          <w:szCs w:val="28"/>
        </w:rPr>
        <w:t xml:space="preserve">. Этикетка имеет штрих код для дальнейшего распознавания учетной единицы.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Блок-форма - Комплекс формования</w:t>
      </w:r>
      <w:ins w:id="26" w:author="User" w:date="2019-08-19T14:24:00Z">
        <w:r w:rsidR="00EC5A3A">
          <w:rPr>
            <w:rFonts w:ascii="Times New Roman" w:eastAsia="Play" w:hAnsi="Times New Roman" w:cs="Times New Roman"/>
            <w:sz w:val="28"/>
            <w:szCs w:val="28"/>
          </w:rPr>
          <w:t>,</w:t>
        </w:r>
      </w:ins>
      <w:r w:rsidRPr="007E32C6">
        <w:rPr>
          <w:rFonts w:ascii="Times New Roman" w:eastAsia="Play" w:hAnsi="Times New Roman" w:cs="Times New Roman"/>
          <w:sz w:val="28"/>
          <w:szCs w:val="28"/>
        </w:rPr>
        <w:t xml:space="preserve"> представляющий собой универсальную систему выпекания пенополистирольных блоков определенного размера. </w:t>
      </w:r>
    </w:p>
    <w:p w:rsidR="00F20B34" w:rsidRPr="007E32C6" w:rsidRDefault="00F20B34"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p>
    <w:p w:rsidR="001F1BB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5. Обвес. Сформированные блоки или такая продукция как </w:t>
      </w:r>
      <w:proofErr w:type="spellStart"/>
      <w:r w:rsidRPr="007E32C6">
        <w:rPr>
          <w:rFonts w:ascii="Times New Roman" w:eastAsia="Play" w:hAnsi="Times New Roman" w:cs="Times New Roman"/>
          <w:sz w:val="28"/>
          <w:szCs w:val="28"/>
        </w:rPr>
        <w:t>пеноформ</w:t>
      </w:r>
      <w:proofErr w:type="spellEnd"/>
      <w:r w:rsidRPr="007E32C6">
        <w:rPr>
          <w:rFonts w:ascii="Times New Roman" w:eastAsia="Play" w:hAnsi="Times New Roman" w:cs="Times New Roman"/>
          <w:sz w:val="28"/>
          <w:szCs w:val="28"/>
        </w:rPr>
        <w:t xml:space="preserve"> и экструзия поступают на весы. Автоматическим вводом фиксируется вес материала и его основные параметры (вес, плотность, объем, дата</w:t>
      </w:r>
      <w:r w:rsidR="00EB08A3" w:rsidRPr="007E32C6">
        <w:rPr>
          <w:rFonts w:ascii="Times New Roman" w:eastAsia="Play" w:hAnsi="Times New Roman" w:cs="Times New Roman"/>
          <w:sz w:val="28"/>
          <w:szCs w:val="28"/>
        </w:rPr>
        <w:t xml:space="preserve">, процент </w:t>
      </w:r>
      <w:proofErr w:type="spellStart"/>
      <w:r w:rsidR="00EB08A3" w:rsidRPr="007E32C6">
        <w:rPr>
          <w:rFonts w:ascii="Times New Roman" w:eastAsia="Play" w:hAnsi="Times New Roman" w:cs="Times New Roman"/>
          <w:sz w:val="28"/>
          <w:szCs w:val="28"/>
        </w:rPr>
        <w:t>дроблекни</w:t>
      </w:r>
      <w:proofErr w:type="spellEnd"/>
      <w:r w:rsidRPr="007E32C6">
        <w:rPr>
          <w:rFonts w:ascii="Times New Roman" w:eastAsia="Play" w:hAnsi="Times New Roman" w:cs="Times New Roman"/>
          <w:sz w:val="28"/>
          <w:szCs w:val="28"/>
        </w:rPr>
        <w:t xml:space="preserve"> </w:t>
      </w:r>
      <w:proofErr w:type="spellStart"/>
      <w:r w:rsidRPr="007E32C6">
        <w:rPr>
          <w:rFonts w:ascii="Times New Roman" w:eastAsia="Play" w:hAnsi="Times New Roman" w:cs="Times New Roman"/>
          <w:sz w:val="28"/>
          <w:szCs w:val="28"/>
        </w:rPr>
        <w:t>итд</w:t>
      </w:r>
      <w:proofErr w:type="spellEnd"/>
      <w:r w:rsidRPr="007E32C6">
        <w:rPr>
          <w:rFonts w:ascii="Times New Roman" w:eastAsia="Play" w:hAnsi="Times New Roman" w:cs="Times New Roman"/>
          <w:sz w:val="28"/>
          <w:szCs w:val="28"/>
        </w:rPr>
        <w:t xml:space="preserve">). </w:t>
      </w:r>
      <w:del w:id="27" w:author="User" w:date="2019-08-19T14:24:00Z">
        <w:r w:rsidRPr="007E32C6" w:rsidDel="00EC5A3A">
          <w:rPr>
            <w:rFonts w:ascii="Times New Roman" w:eastAsia="Play" w:hAnsi="Times New Roman" w:cs="Times New Roman"/>
            <w:sz w:val="28"/>
            <w:szCs w:val="28"/>
          </w:rPr>
          <w:delText xml:space="preserve">Текущие </w:delText>
        </w:r>
      </w:del>
      <w:ins w:id="28" w:author="User" w:date="2019-08-19T14:24:00Z">
        <w:r w:rsidR="00EC5A3A" w:rsidRPr="007E32C6">
          <w:rPr>
            <w:rFonts w:ascii="Times New Roman" w:eastAsia="Play" w:hAnsi="Times New Roman" w:cs="Times New Roman"/>
            <w:sz w:val="28"/>
            <w:szCs w:val="28"/>
          </w:rPr>
          <w:t xml:space="preserve"> </w:t>
        </w:r>
      </w:ins>
      <w:proofErr w:type="gramStart"/>
      <w:r w:rsidRPr="007E32C6">
        <w:rPr>
          <w:rFonts w:ascii="Times New Roman" w:eastAsia="Play" w:hAnsi="Times New Roman" w:cs="Times New Roman"/>
          <w:sz w:val="28"/>
          <w:szCs w:val="28"/>
        </w:rPr>
        <w:t>ПО берёт</w:t>
      </w:r>
      <w:proofErr w:type="gramEnd"/>
      <w:r w:rsidRPr="007E32C6">
        <w:rPr>
          <w:rFonts w:ascii="Times New Roman" w:eastAsia="Play" w:hAnsi="Times New Roman" w:cs="Times New Roman"/>
          <w:sz w:val="28"/>
          <w:szCs w:val="28"/>
        </w:rPr>
        <w:t xml:space="preserve"> данные с весов, эмулирует ручной ввод в программу и распечатывает заполненную этикетку.   После обвеса ПО выдает </w:t>
      </w:r>
      <w:r w:rsidRPr="007E32C6">
        <w:rPr>
          <w:rFonts w:ascii="Times New Roman" w:eastAsia="Play" w:hAnsi="Times New Roman" w:cs="Times New Roman"/>
          <w:sz w:val="28"/>
          <w:szCs w:val="28"/>
        </w:rPr>
        <w:lastRenderedPageBreak/>
        <w:t>специальный штрих-код, который клеится на продукци</w:t>
      </w:r>
      <w:r w:rsidR="00EB08A3" w:rsidRPr="007E32C6">
        <w:rPr>
          <w:rFonts w:ascii="Times New Roman" w:eastAsia="Play" w:hAnsi="Times New Roman" w:cs="Times New Roman"/>
          <w:sz w:val="28"/>
          <w:szCs w:val="28"/>
        </w:rPr>
        <w:t>ю</w:t>
      </w:r>
      <w:r w:rsidRPr="007E32C6">
        <w:rPr>
          <w:rFonts w:ascii="Times New Roman" w:eastAsia="Play" w:hAnsi="Times New Roman" w:cs="Times New Roman"/>
          <w:sz w:val="28"/>
          <w:szCs w:val="28"/>
        </w:rPr>
        <w:t xml:space="preserve">. В штрих коде закодирован номер продукции, который </w:t>
      </w:r>
      <w:del w:id="29" w:author="User" w:date="2019-08-19T14:24:00Z">
        <w:r w:rsidRPr="007E32C6" w:rsidDel="00EC5A3A">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 xml:space="preserve">позволяет идентифицировать продукцию на других производственных участках. </w:t>
      </w:r>
      <w:del w:id="30" w:author="User" w:date="2019-08-19T14:24:00Z">
        <w:r w:rsidRPr="007E32C6" w:rsidDel="00EC5A3A">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Блок поступает на определенный участок склада</w:t>
      </w:r>
      <w:r w:rsidR="001F1BB4" w:rsidRPr="007E32C6">
        <w:rPr>
          <w:rFonts w:ascii="Times New Roman" w:eastAsia="Play" w:hAnsi="Times New Roman" w:cs="Times New Roman"/>
          <w:sz w:val="28"/>
          <w:szCs w:val="28"/>
        </w:rPr>
        <w:t xml:space="preserve"> или сушильную камеру</w:t>
      </w:r>
      <w:r w:rsidRPr="007E32C6">
        <w:rPr>
          <w:rFonts w:ascii="Times New Roman" w:eastAsia="Play" w:hAnsi="Times New Roman" w:cs="Times New Roman"/>
          <w:sz w:val="28"/>
          <w:szCs w:val="28"/>
        </w:rPr>
        <w:t>, где должен отстоять какое-то время.</w:t>
      </w:r>
    </w:p>
    <w:p w:rsidR="00F20B34" w:rsidRPr="007E32C6" w:rsidRDefault="001F1BB4"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Считывание штрих кода может происходить двумя способами либо при сканировании, либо при ручном вводе номера блока</w:t>
      </w:r>
      <w:r w:rsidR="00ED0785" w:rsidRPr="007E32C6">
        <w:rPr>
          <w:rFonts w:ascii="Times New Roman" w:hAnsi="Times New Roman" w:cs="Times New Roman"/>
          <w:noProof/>
          <w:sz w:val="28"/>
          <w:szCs w:val="28"/>
        </w:rPr>
        <w:drawing>
          <wp:anchor distT="114300" distB="114300" distL="114300" distR="114300" simplePos="0" relativeHeight="251664384" behindDoc="0" locked="0" layoutInCell="1" hidden="0" allowOverlap="1" wp14:anchorId="1FEB1980" wp14:editId="193DF687">
            <wp:simplePos x="0" y="0"/>
            <wp:positionH relativeFrom="margin">
              <wp:posOffset>4267200</wp:posOffset>
            </wp:positionH>
            <wp:positionV relativeFrom="paragraph">
              <wp:posOffset>161925</wp:posOffset>
            </wp:positionV>
            <wp:extent cx="1794574" cy="2363153"/>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794574" cy="2363153"/>
                    </a:xfrm>
                    <a:prstGeom prst="rect">
                      <a:avLst/>
                    </a:prstGeom>
                    <a:ln/>
                  </pic:spPr>
                </pic:pic>
              </a:graphicData>
            </a:graphic>
          </wp:anchor>
        </w:drawing>
      </w:r>
      <w:r w:rsidRPr="007E32C6">
        <w:rPr>
          <w:rFonts w:ascii="Times New Roman" w:eastAsia="Play" w:hAnsi="Times New Roman" w:cs="Times New Roman"/>
          <w:sz w:val="28"/>
          <w:szCs w:val="28"/>
        </w:rPr>
        <w:t>. Считывание блока позволяет привязать блок к зоне хранения, выбрать блок для резки или произвести списание блока на брак. Система должна обеспечить фиксацию и выгрузку д</w:t>
      </w:r>
      <w:r w:rsidR="00E26574" w:rsidRPr="007E32C6">
        <w:rPr>
          <w:rFonts w:ascii="Times New Roman" w:eastAsia="Play" w:hAnsi="Times New Roman" w:cs="Times New Roman"/>
          <w:sz w:val="28"/>
          <w:szCs w:val="28"/>
        </w:rPr>
        <w:t xml:space="preserve">анных связанных с изменением состояния блока. </w:t>
      </w:r>
      <w:r w:rsidRPr="007E32C6">
        <w:rPr>
          <w:rFonts w:ascii="Times New Roman" w:eastAsia="Play" w:hAnsi="Times New Roman" w:cs="Times New Roman"/>
          <w:sz w:val="28"/>
          <w:szCs w:val="28"/>
        </w:rPr>
        <w:t xml:space="preserve"> </w:t>
      </w:r>
    </w:p>
    <w:p w:rsidR="00BC2770"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br/>
        <w:t xml:space="preserve">6. Резка. Отстоявшиеся блоки поступают в сектор резки. </w:t>
      </w:r>
      <w:r w:rsidR="00BD4636" w:rsidRPr="007E32C6">
        <w:rPr>
          <w:rFonts w:ascii="Times New Roman" w:eastAsia="Play" w:hAnsi="Times New Roman" w:cs="Times New Roman"/>
          <w:sz w:val="28"/>
          <w:szCs w:val="28"/>
        </w:rPr>
        <w:t>Оператор резки производит сканирование и списание блока, в зависимости от кач</w:t>
      </w:r>
      <w:r w:rsidR="00BC2770" w:rsidRPr="007E32C6">
        <w:rPr>
          <w:rFonts w:ascii="Times New Roman" w:eastAsia="Play" w:hAnsi="Times New Roman" w:cs="Times New Roman"/>
          <w:sz w:val="28"/>
          <w:szCs w:val="28"/>
        </w:rPr>
        <w:t xml:space="preserve">ества блока оператор может зафиксировать определенное количество брака или образовавшихся отходов. </w:t>
      </w:r>
    </w:p>
    <w:p w:rsidR="00BC2770" w:rsidRPr="007E32C6" w:rsidRDefault="00BC2770"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Брак - продукция, отбираемая на стадии производства, не удовлетворяющая установленным требованиям. </w:t>
      </w:r>
    </w:p>
    <w:p w:rsidR="00BC2770" w:rsidRPr="007E32C6" w:rsidRDefault="00BC2770"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Отходы – неизбежные обрезки, полученные в результате резки нестандартных размеров.</w:t>
      </w:r>
    </w:p>
    <w:p w:rsidR="00E2657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На станках для резки </w:t>
      </w:r>
      <w:proofErr w:type="spellStart"/>
      <w:r w:rsidRPr="007E32C6">
        <w:rPr>
          <w:rFonts w:ascii="Times New Roman" w:eastAsia="Play" w:hAnsi="Times New Roman" w:cs="Times New Roman"/>
          <w:sz w:val="28"/>
          <w:szCs w:val="28"/>
        </w:rPr>
        <w:t>пенополистирола</w:t>
      </w:r>
      <w:proofErr w:type="spellEnd"/>
      <w:r w:rsidRPr="007E32C6">
        <w:rPr>
          <w:rFonts w:ascii="Times New Roman" w:eastAsia="Play" w:hAnsi="Times New Roman" w:cs="Times New Roman"/>
          <w:sz w:val="28"/>
          <w:szCs w:val="28"/>
        </w:rPr>
        <w:t xml:space="preserve">, из </w:t>
      </w:r>
      <w:r w:rsidR="00BC2770" w:rsidRPr="007E32C6">
        <w:rPr>
          <w:rFonts w:ascii="Times New Roman" w:eastAsia="Play" w:hAnsi="Times New Roman" w:cs="Times New Roman"/>
          <w:sz w:val="28"/>
          <w:szCs w:val="28"/>
        </w:rPr>
        <w:t>блоков</w:t>
      </w:r>
      <w:r w:rsidRPr="007E32C6">
        <w:rPr>
          <w:rFonts w:ascii="Times New Roman" w:eastAsia="Play" w:hAnsi="Times New Roman" w:cs="Times New Roman"/>
          <w:sz w:val="28"/>
          <w:szCs w:val="28"/>
        </w:rPr>
        <w:t xml:space="preserve"> формируют листы необходимых размеров. </w:t>
      </w:r>
      <w:r w:rsidR="00BD4636" w:rsidRPr="007E32C6">
        <w:rPr>
          <w:rFonts w:ascii="Times New Roman" w:eastAsia="Play" w:hAnsi="Times New Roman" w:cs="Times New Roman"/>
          <w:sz w:val="28"/>
          <w:szCs w:val="28"/>
        </w:rPr>
        <w:t xml:space="preserve">Резка блоков может происходить в двух направления: на склад или по заявкам. </w:t>
      </w:r>
      <w:r w:rsidRPr="007E32C6">
        <w:rPr>
          <w:rFonts w:ascii="Times New Roman" w:eastAsia="Play" w:hAnsi="Times New Roman" w:cs="Times New Roman"/>
          <w:sz w:val="28"/>
          <w:szCs w:val="28"/>
        </w:rPr>
        <w:t xml:space="preserve">Стандартные </w:t>
      </w:r>
      <w:r w:rsidR="00BD4636" w:rsidRPr="007E32C6">
        <w:rPr>
          <w:rFonts w:ascii="Times New Roman" w:eastAsia="Play" w:hAnsi="Times New Roman" w:cs="Times New Roman"/>
          <w:sz w:val="28"/>
          <w:szCs w:val="28"/>
        </w:rPr>
        <w:t xml:space="preserve">складские </w:t>
      </w:r>
      <w:r w:rsidRPr="007E32C6">
        <w:rPr>
          <w:rFonts w:ascii="Times New Roman" w:eastAsia="Play" w:hAnsi="Times New Roman" w:cs="Times New Roman"/>
          <w:sz w:val="28"/>
          <w:szCs w:val="28"/>
        </w:rPr>
        <w:t>размеры: 2000х1000х50мм, 2000х1000х100мм, 2000х1000х30</w:t>
      </w:r>
      <w:r w:rsidR="00BD4636"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мм.</w:t>
      </w:r>
      <w:r w:rsidR="00BD4636" w:rsidRPr="007E32C6">
        <w:rPr>
          <w:rFonts w:ascii="Times New Roman" w:eastAsia="Play" w:hAnsi="Times New Roman" w:cs="Times New Roman"/>
          <w:sz w:val="28"/>
          <w:szCs w:val="28"/>
        </w:rPr>
        <w:t xml:space="preserve"> </w:t>
      </w:r>
      <w:r w:rsidR="00E26574" w:rsidRPr="007E32C6">
        <w:rPr>
          <w:rFonts w:ascii="Times New Roman" w:eastAsia="Play" w:hAnsi="Times New Roman" w:cs="Times New Roman"/>
          <w:sz w:val="28"/>
          <w:szCs w:val="28"/>
        </w:rPr>
        <w:t xml:space="preserve">Данные о заявке поступают из «ЦРМ заявки». </w:t>
      </w:r>
      <w:r w:rsidR="00E435EE" w:rsidRPr="007E32C6">
        <w:rPr>
          <w:rFonts w:ascii="Times New Roman" w:eastAsia="Play" w:hAnsi="Times New Roman" w:cs="Times New Roman"/>
          <w:sz w:val="28"/>
          <w:szCs w:val="28"/>
        </w:rPr>
        <w:t xml:space="preserve">Для взаимодействия должны быть использованы заявки со статусами «Производство», «Готово», «Отгружено». </w:t>
      </w:r>
      <w:del w:id="31" w:author="User" w:date="2019-08-19T14:25:00Z">
        <w:r w:rsidR="00E26574" w:rsidRPr="007E32C6" w:rsidDel="00EC5A3A">
          <w:rPr>
            <w:rFonts w:ascii="Times New Roman" w:eastAsia="Play" w:hAnsi="Times New Roman" w:cs="Times New Roman"/>
            <w:sz w:val="28"/>
            <w:szCs w:val="28"/>
          </w:rPr>
          <w:delText xml:space="preserve"> </w:delText>
        </w:r>
      </w:del>
      <w:r w:rsidR="00E26574" w:rsidRPr="007E32C6">
        <w:rPr>
          <w:rFonts w:ascii="Times New Roman" w:eastAsia="Play" w:hAnsi="Times New Roman" w:cs="Times New Roman"/>
          <w:sz w:val="28"/>
          <w:szCs w:val="28"/>
        </w:rPr>
        <w:t>«АСК ППС</w:t>
      </w:r>
      <w:r w:rsidR="00BC2770" w:rsidRPr="007E32C6">
        <w:rPr>
          <w:rFonts w:ascii="Times New Roman" w:eastAsia="Play" w:hAnsi="Times New Roman" w:cs="Times New Roman"/>
          <w:sz w:val="28"/>
          <w:szCs w:val="28"/>
        </w:rPr>
        <w:t>»</w:t>
      </w:r>
      <w:r w:rsidR="00E26574" w:rsidRPr="007E32C6">
        <w:rPr>
          <w:rFonts w:ascii="Times New Roman" w:eastAsia="Play" w:hAnsi="Times New Roman" w:cs="Times New Roman"/>
          <w:sz w:val="28"/>
          <w:szCs w:val="28"/>
        </w:rPr>
        <w:t xml:space="preserve"> должна синхронизироваться с программой </w:t>
      </w:r>
      <w:r w:rsidR="00BC2770" w:rsidRPr="007E32C6">
        <w:rPr>
          <w:rFonts w:ascii="Times New Roman" w:eastAsia="Play" w:hAnsi="Times New Roman" w:cs="Times New Roman"/>
          <w:sz w:val="28"/>
          <w:szCs w:val="28"/>
        </w:rPr>
        <w:t>«</w:t>
      </w:r>
      <w:r w:rsidR="00E26574" w:rsidRPr="007E32C6">
        <w:rPr>
          <w:rFonts w:ascii="Times New Roman" w:eastAsia="Play" w:hAnsi="Times New Roman" w:cs="Times New Roman"/>
          <w:sz w:val="28"/>
          <w:szCs w:val="28"/>
        </w:rPr>
        <w:t>ЦРМ заявки</w:t>
      </w:r>
      <w:r w:rsidR="00BC2770" w:rsidRPr="007E32C6">
        <w:rPr>
          <w:rFonts w:ascii="Times New Roman" w:eastAsia="Play" w:hAnsi="Times New Roman" w:cs="Times New Roman"/>
          <w:sz w:val="28"/>
          <w:szCs w:val="28"/>
        </w:rPr>
        <w:t>»</w:t>
      </w:r>
      <w:r w:rsidR="00E26574" w:rsidRPr="007E32C6">
        <w:rPr>
          <w:rFonts w:ascii="Times New Roman" w:eastAsia="Play" w:hAnsi="Times New Roman" w:cs="Times New Roman"/>
          <w:sz w:val="28"/>
          <w:szCs w:val="28"/>
        </w:rPr>
        <w:t xml:space="preserve"> и фиксировать выполнение заявок</w:t>
      </w:r>
      <w:r w:rsidR="00BD4636" w:rsidRPr="007E32C6">
        <w:rPr>
          <w:rFonts w:ascii="Times New Roman" w:eastAsia="Play" w:hAnsi="Times New Roman" w:cs="Times New Roman"/>
          <w:sz w:val="28"/>
          <w:szCs w:val="28"/>
        </w:rPr>
        <w:t xml:space="preserve"> в онлайн режиме. </w:t>
      </w:r>
    </w:p>
    <w:p w:rsidR="00E435EE" w:rsidRPr="007E32C6" w:rsidRDefault="00E435EE"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 результате резки могут получаться блоки</w:t>
      </w:r>
      <w:ins w:id="32" w:author="User" w:date="2019-08-19T14:25:00Z">
        <w:r w:rsidR="00EC5A3A">
          <w:rPr>
            <w:rFonts w:ascii="Times New Roman" w:eastAsia="Play" w:hAnsi="Times New Roman" w:cs="Times New Roman"/>
            <w:sz w:val="28"/>
            <w:szCs w:val="28"/>
          </w:rPr>
          <w:t>,</w:t>
        </w:r>
      </w:ins>
      <w:r w:rsidRPr="007E32C6">
        <w:rPr>
          <w:rFonts w:ascii="Times New Roman" w:eastAsia="Play" w:hAnsi="Times New Roman" w:cs="Times New Roman"/>
          <w:sz w:val="28"/>
          <w:szCs w:val="28"/>
        </w:rPr>
        <w:t xml:space="preserve"> которые будут использоваться для фигурной резки. Блоки для фигурной резки отмечаются дополнительной этикеткой и списываются на фигурной резке.</w:t>
      </w:r>
    </w:p>
    <w:p w:rsidR="00F20B34" w:rsidRPr="007E32C6" w:rsidRDefault="00E435EE"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7</w:t>
      </w:r>
      <w:r w:rsidR="00ED0785" w:rsidRPr="007E32C6">
        <w:rPr>
          <w:rFonts w:ascii="Times New Roman" w:eastAsia="Play" w:hAnsi="Times New Roman" w:cs="Times New Roman"/>
          <w:sz w:val="28"/>
          <w:szCs w:val="28"/>
        </w:rPr>
        <w:t xml:space="preserve">. Складирование и выдача готовой продукции. </w:t>
      </w:r>
    </w:p>
    <w:p w:rsidR="00F20B34" w:rsidRPr="007E32C6" w:rsidRDefault="00ED0785"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После резки готовые</w:t>
      </w:r>
      <w:r w:rsidR="00E435EE" w:rsidRPr="007E32C6">
        <w:rPr>
          <w:rFonts w:ascii="Times New Roman" w:eastAsia="Play" w:hAnsi="Times New Roman" w:cs="Times New Roman"/>
          <w:sz w:val="28"/>
          <w:szCs w:val="28"/>
        </w:rPr>
        <w:t xml:space="preserve"> плиты</w:t>
      </w:r>
      <w:r w:rsidRPr="007E32C6">
        <w:rPr>
          <w:rFonts w:ascii="Times New Roman" w:eastAsia="Play" w:hAnsi="Times New Roman" w:cs="Times New Roman"/>
          <w:sz w:val="28"/>
          <w:szCs w:val="28"/>
        </w:rPr>
        <w:t xml:space="preserve"> поступают на сектор выдачи. На данном этапе готовые товары не маркируются, а остаются на складе и соотносятся с заказами </w:t>
      </w:r>
      <w:r w:rsidRPr="007E32C6">
        <w:rPr>
          <w:rFonts w:ascii="Times New Roman" w:eastAsia="Play" w:hAnsi="Times New Roman" w:cs="Times New Roman"/>
          <w:sz w:val="28"/>
          <w:szCs w:val="28"/>
        </w:rPr>
        <w:lastRenderedPageBreak/>
        <w:t xml:space="preserve">(заявками). </w:t>
      </w:r>
      <w:r w:rsidR="00E435EE" w:rsidRPr="007E32C6">
        <w:rPr>
          <w:rFonts w:ascii="Times New Roman" w:eastAsia="Play" w:hAnsi="Times New Roman" w:cs="Times New Roman"/>
          <w:sz w:val="28"/>
          <w:szCs w:val="28"/>
        </w:rPr>
        <w:t xml:space="preserve">Отгрузка заявки в «ЦРМ Заявки» </w:t>
      </w:r>
      <w:r w:rsidR="005E6CCF" w:rsidRPr="007E32C6">
        <w:rPr>
          <w:rFonts w:ascii="Times New Roman" w:eastAsia="Play" w:hAnsi="Times New Roman" w:cs="Times New Roman"/>
          <w:sz w:val="28"/>
          <w:szCs w:val="28"/>
        </w:rPr>
        <w:t>должна обеспечить  списание объема продукции со склада.</w:t>
      </w:r>
    </w:p>
    <w:p w:rsidR="00F20B34" w:rsidRPr="007E32C6" w:rsidRDefault="00E435EE" w:rsidP="007E32C6">
      <w:pPr>
        <w:pBdr>
          <w:top w:val="nil"/>
          <w:left w:val="nil"/>
          <w:bottom w:val="nil"/>
          <w:right w:val="nil"/>
          <w:between w:val="nil"/>
        </w:pBd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8</w:t>
      </w:r>
      <w:r w:rsidR="00ED0785" w:rsidRPr="007E32C6">
        <w:rPr>
          <w:rFonts w:ascii="Times New Roman" w:eastAsia="Play" w:hAnsi="Times New Roman" w:cs="Times New Roman"/>
          <w:sz w:val="28"/>
          <w:szCs w:val="28"/>
        </w:rPr>
        <w:t>. Плотность пенопласта</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Плотность пенопласта, марки </w:t>
      </w:r>
      <w:proofErr w:type="spellStart"/>
      <w:r w:rsidRPr="007E32C6">
        <w:rPr>
          <w:rFonts w:ascii="Times New Roman" w:eastAsia="Play" w:hAnsi="Times New Roman" w:cs="Times New Roman"/>
          <w:sz w:val="28"/>
          <w:szCs w:val="28"/>
        </w:rPr>
        <w:t>пенополистирола</w:t>
      </w:r>
      <w:proofErr w:type="spellEnd"/>
    </w:p>
    <w:p w:rsidR="00F20B34" w:rsidRPr="007E32C6" w:rsidRDefault="00ED0785" w:rsidP="007E32C6">
      <w:pPr>
        <w:spacing w:after="140" w:line="276" w:lineRule="auto"/>
        <w:ind w:right="0"/>
        <w:jc w:val="both"/>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Пенополистирол</w:t>
      </w:r>
      <w:proofErr w:type="spellEnd"/>
      <w:r w:rsidRPr="007E32C6">
        <w:rPr>
          <w:rFonts w:ascii="Times New Roman" w:eastAsia="Play" w:hAnsi="Times New Roman" w:cs="Times New Roman"/>
          <w:sz w:val="28"/>
          <w:szCs w:val="28"/>
        </w:rPr>
        <w:t xml:space="preserve"> по ГОСТ 15588-2014 (</w:t>
      </w:r>
      <w:proofErr w:type="spellStart"/>
      <w:r w:rsidRPr="007E32C6">
        <w:rPr>
          <w:rFonts w:ascii="Times New Roman" w:eastAsia="Play" w:hAnsi="Times New Roman" w:cs="Times New Roman"/>
          <w:sz w:val="28"/>
          <w:szCs w:val="28"/>
        </w:rPr>
        <w:t>табл</w:t>
      </w:r>
      <w:proofErr w:type="spellEnd"/>
      <w:r w:rsidRPr="007E32C6">
        <w:rPr>
          <w:rFonts w:ascii="Times New Roman" w:eastAsia="Play" w:hAnsi="Times New Roman" w:cs="Times New Roman"/>
          <w:sz w:val="28"/>
          <w:szCs w:val="28"/>
        </w:rPr>
        <w:t xml:space="preserve"> 2 в ГОСТе) разделяется на марки в зависимости от плотности и характеристик продукции. Марка прежде всего зависит от плотности продукции. Плотность пенопласта может быть от 6-45 кг/м3. /Плотность продукции прежде всего показывает расход сырья для изготовления 1 м3 готовой продукции. Н</w:t>
      </w:r>
      <w:r w:rsidR="000E3BE1" w:rsidRPr="007E32C6">
        <w:rPr>
          <w:rFonts w:ascii="Times New Roman" w:eastAsia="Play" w:hAnsi="Times New Roman" w:cs="Times New Roman"/>
          <w:sz w:val="28"/>
          <w:szCs w:val="28"/>
        </w:rPr>
        <w:t>апример</w:t>
      </w:r>
      <w:ins w:id="33" w:author="User" w:date="2019-08-19T14:25:00Z">
        <w:r w:rsidR="00EC5A3A">
          <w:rPr>
            <w:rFonts w:ascii="Times New Roman" w:eastAsia="Play" w:hAnsi="Times New Roman" w:cs="Times New Roman"/>
            <w:sz w:val="28"/>
            <w:szCs w:val="28"/>
          </w:rPr>
          <w:t>,</w:t>
        </w:r>
      </w:ins>
      <w:r w:rsidR="000E3BE1" w:rsidRPr="007E32C6">
        <w:rPr>
          <w:rFonts w:ascii="Times New Roman" w:eastAsia="Play" w:hAnsi="Times New Roman" w:cs="Times New Roman"/>
          <w:sz w:val="28"/>
          <w:szCs w:val="28"/>
        </w:rPr>
        <w:t xml:space="preserve"> для изготовления 100м3 ППС</w:t>
      </w:r>
      <w:r w:rsidRPr="007E32C6">
        <w:rPr>
          <w:rFonts w:ascii="Times New Roman" w:eastAsia="Play" w:hAnsi="Times New Roman" w:cs="Times New Roman"/>
          <w:sz w:val="28"/>
          <w:szCs w:val="28"/>
        </w:rPr>
        <w:t xml:space="preserve">14 плотностью 14 кг/м3 понадобиться минимум 1400 кг сырья. На практике  цифра расхода сырья  зависит от плотности полуфабрикатов (блоков), количество </w:t>
      </w:r>
      <w:proofErr w:type="spellStart"/>
      <w:r w:rsidRPr="007E32C6">
        <w:rPr>
          <w:rFonts w:ascii="Times New Roman" w:eastAsia="Play" w:hAnsi="Times New Roman" w:cs="Times New Roman"/>
          <w:sz w:val="28"/>
          <w:szCs w:val="28"/>
        </w:rPr>
        <w:t>дробленки</w:t>
      </w:r>
      <w:proofErr w:type="spellEnd"/>
      <w:r w:rsidRPr="007E32C6">
        <w:rPr>
          <w:rFonts w:ascii="Times New Roman" w:eastAsia="Play" w:hAnsi="Times New Roman" w:cs="Times New Roman"/>
          <w:sz w:val="28"/>
          <w:szCs w:val="28"/>
        </w:rPr>
        <w:t xml:space="preserve"> добавленной в блоки, количества изготовленных блоков.</w:t>
      </w:r>
    </w:p>
    <w:tbl>
      <w:tblPr>
        <w:tblStyle w:val="a6"/>
        <w:tblW w:w="973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69"/>
        <w:gridCol w:w="4870"/>
      </w:tblGrid>
      <w:tr w:rsidR="00E819B1" w:rsidRPr="007E32C6" w:rsidTr="00375BA0">
        <w:trPr>
          <w:trHeight w:val="291"/>
        </w:trPr>
        <w:tc>
          <w:tcPr>
            <w:tcW w:w="4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375BA0"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w:t>
            </w:r>
            <w:r w:rsidR="00ED0785" w:rsidRPr="007E32C6">
              <w:rPr>
                <w:rFonts w:ascii="Times New Roman" w:eastAsia="Play" w:hAnsi="Times New Roman" w:cs="Times New Roman"/>
                <w:sz w:val="28"/>
                <w:szCs w:val="28"/>
              </w:rPr>
              <w:t xml:space="preserve">оменклатуры </w:t>
            </w:r>
          </w:p>
        </w:tc>
        <w:tc>
          <w:tcPr>
            <w:tcW w:w="487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rsidR="00F20B34" w:rsidRPr="007E32C6" w:rsidRDefault="00375BA0" w:rsidP="007E32C6">
            <w:pPr>
              <w:spacing w:line="276" w:lineRule="auto"/>
              <w:ind w:left="-160" w:right="0"/>
              <w:jc w:val="center"/>
              <w:rPr>
                <w:rFonts w:ascii="Times New Roman" w:eastAsia="Play" w:hAnsi="Times New Roman" w:cs="Times New Roman"/>
                <w:sz w:val="28"/>
                <w:szCs w:val="28"/>
              </w:rPr>
            </w:pPr>
            <w:proofErr w:type="spellStart"/>
            <w:r w:rsidRPr="007E32C6">
              <w:rPr>
                <w:rFonts w:ascii="Times New Roman" w:eastAsia="Play" w:hAnsi="Times New Roman" w:cs="Times New Roman"/>
                <w:sz w:val="28"/>
                <w:szCs w:val="28"/>
              </w:rPr>
              <w:t>С</w:t>
            </w:r>
            <w:r w:rsidR="00ED0785" w:rsidRPr="007E32C6">
              <w:rPr>
                <w:rFonts w:ascii="Times New Roman" w:eastAsia="Play" w:hAnsi="Times New Roman" w:cs="Times New Roman"/>
                <w:sz w:val="28"/>
                <w:szCs w:val="28"/>
              </w:rPr>
              <w:t>рдн</w:t>
            </w:r>
            <w:proofErr w:type="spellEnd"/>
            <w:r w:rsidR="00ED0785" w:rsidRPr="007E32C6">
              <w:rPr>
                <w:rFonts w:ascii="Times New Roman" w:eastAsia="Play" w:hAnsi="Times New Roman" w:cs="Times New Roman"/>
                <w:sz w:val="28"/>
                <w:szCs w:val="28"/>
              </w:rPr>
              <w:t xml:space="preserve"> плотность кг/ м3</w:t>
            </w:r>
          </w:p>
        </w:tc>
      </w:tr>
      <w:tr w:rsidR="00E819B1" w:rsidRPr="007E32C6" w:rsidTr="00375BA0">
        <w:trPr>
          <w:trHeight w:val="277"/>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Крошка ППС</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5-6</w:t>
            </w:r>
          </w:p>
        </w:tc>
      </w:tr>
      <w:tr w:rsidR="00E819B1" w:rsidRPr="007E32C6" w:rsidTr="00375BA0">
        <w:trPr>
          <w:trHeight w:val="256"/>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08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6-8</w:t>
            </w:r>
          </w:p>
        </w:tc>
      </w:tr>
      <w:tr w:rsidR="00E819B1" w:rsidRPr="007E32C6" w:rsidTr="00375BA0">
        <w:trPr>
          <w:trHeight w:val="18"/>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10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10</w:t>
            </w:r>
          </w:p>
        </w:tc>
      </w:tr>
      <w:tr w:rsidR="00E819B1" w:rsidRPr="007E32C6" w:rsidTr="00375BA0">
        <w:trPr>
          <w:trHeight w:val="358"/>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12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12</w:t>
            </w:r>
          </w:p>
        </w:tc>
      </w:tr>
      <w:tr w:rsidR="00E819B1" w:rsidRPr="007E32C6" w:rsidTr="00375BA0">
        <w:trPr>
          <w:trHeight w:val="197"/>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13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13</w:t>
            </w:r>
          </w:p>
        </w:tc>
      </w:tr>
      <w:tr w:rsidR="00E819B1" w:rsidRPr="007E32C6" w:rsidTr="00375BA0">
        <w:trPr>
          <w:trHeight w:val="177"/>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14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14</w:t>
            </w:r>
          </w:p>
        </w:tc>
      </w:tr>
      <w:tr w:rsidR="00E819B1" w:rsidRPr="007E32C6" w:rsidTr="00375BA0">
        <w:trPr>
          <w:trHeight w:val="454"/>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14-15кг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14</w:t>
            </w:r>
          </w:p>
        </w:tc>
      </w:tr>
      <w:tr w:rsidR="00E819B1" w:rsidRPr="007E32C6" w:rsidTr="00375BA0">
        <w:trPr>
          <w:trHeight w:val="492"/>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ППС 16 (кг) (Без </w:t>
            </w:r>
            <w:proofErr w:type="spellStart"/>
            <w:r w:rsidRPr="007E32C6">
              <w:rPr>
                <w:rFonts w:ascii="Times New Roman" w:eastAsia="Play" w:hAnsi="Times New Roman" w:cs="Times New Roman"/>
                <w:sz w:val="28"/>
                <w:szCs w:val="28"/>
              </w:rPr>
              <w:t>дрбл</w:t>
            </w:r>
            <w:proofErr w:type="spellEnd"/>
            <w:r w:rsidRPr="007E32C6">
              <w:rPr>
                <w:rFonts w:ascii="Times New Roman" w:eastAsia="Play" w:hAnsi="Times New Roman" w:cs="Times New Roman"/>
                <w:sz w:val="28"/>
                <w:szCs w:val="28"/>
              </w:rPr>
              <w:t>)</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16</w:t>
            </w:r>
          </w:p>
        </w:tc>
      </w:tr>
      <w:tr w:rsidR="00E819B1" w:rsidRPr="007E32C6" w:rsidTr="00375BA0">
        <w:trPr>
          <w:trHeight w:val="346"/>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17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17</w:t>
            </w:r>
          </w:p>
        </w:tc>
      </w:tr>
      <w:tr w:rsidR="00E819B1" w:rsidRPr="007E32C6" w:rsidTr="00375BA0">
        <w:trPr>
          <w:trHeight w:val="184"/>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20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20</w:t>
            </w:r>
          </w:p>
        </w:tc>
      </w:tr>
      <w:tr w:rsidR="00E819B1" w:rsidRPr="007E32C6" w:rsidTr="00375BA0">
        <w:trPr>
          <w:trHeight w:val="165"/>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23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23</w:t>
            </w:r>
          </w:p>
        </w:tc>
      </w:tr>
      <w:tr w:rsidR="00E819B1" w:rsidRPr="007E32C6" w:rsidTr="00375BA0">
        <w:trPr>
          <w:trHeight w:val="301"/>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25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25</w:t>
            </w:r>
          </w:p>
        </w:tc>
      </w:tr>
      <w:tr w:rsidR="00E819B1" w:rsidRPr="007E32C6" w:rsidTr="00375BA0">
        <w:trPr>
          <w:trHeight w:val="423"/>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30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30</w:t>
            </w:r>
          </w:p>
        </w:tc>
      </w:tr>
      <w:tr w:rsidR="00E819B1" w:rsidRPr="007E32C6" w:rsidTr="00375BA0">
        <w:trPr>
          <w:trHeight w:val="346"/>
        </w:trPr>
        <w:tc>
          <w:tcPr>
            <w:tcW w:w="48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20B34" w:rsidRPr="007E32C6" w:rsidRDefault="00ED0785" w:rsidP="007E32C6">
            <w:pPr>
              <w:spacing w:line="276" w:lineRule="auto"/>
              <w:ind w:left="-160" w:right="0" w:firstLine="44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35 (кг)</w:t>
            </w:r>
          </w:p>
        </w:tc>
        <w:tc>
          <w:tcPr>
            <w:tcW w:w="4870" w:type="dxa"/>
            <w:tcBorders>
              <w:bottom w:val="single" w:sz="8" w:space="0" w:color="000000"/>
              <w:right w:val="single" w:sz="8" w:space="0" w:color="000000"/>
            </w:tcBorders>
            <w:tcMar>
              <w:top w:w="100" w:type="dxa"/>
              <w:left w:w="100" w:type="dxa"/>
              <w:bottom w:w="100" w:type="dxa"/>
              <w:right w:w="100" w:type="dxa"/>
            </w:tcMar>
            <w:vAlign w:val="bottom"/>
          </w:tcPr>
          <w:p w:rsidR="00F20B34" w:rsidRPr="007E32C6" w:rsidRDefault="00ED0785" w:rsidP="007E32C6">
            <w:pPr>
              <w:spacing w:line="276" w:lineRule="auto"/>
              <w:ind w:left="-160"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32</w:t>
            </w:r>
          </w:p>
        </w:tc>
      </w:tr>
    </w:tbl>
    <w:p w:rsidR="00F20B34" w:rsidRPr="007E32C6" w:rsidRDefault="00F20B34" w:rsidP="007E32C6">
      <w:pPr>
        <w:spacing w:after="140" w:line="276" w:lineRule="auto"/>
        <w:ind w:right="0"/>
        <w:jc w:val="both"/>
        <w:rPr>
          <w:rFonts w:ascii="Times New Roman" w:eastAsia="Play" w:hAnsi="Times New Roman" w:cs="Times New Roman"/>
          <w:sz w:val="28"/>
          <w:szCs w:val="28"/>
        </w:rPr>
      </w:pPr>
    </w:p>
    <w:p w:rsidR="00F20B34" w:rsidRPr="007E32C6" w:rsidRDefault="005E6CCF"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lastRenderedPageBreak/>
        <w:t>9</w:t>
      </w:r>
      <w:r w:rsidR="00ED0785" w:rsidRPr="007E32C6">
        <w:rPr>
          <w:rFonts w:ascii="Times New Roman" w:eastAsia="Play" w:hAnsi="Times New Roman" w:cs="Times New Roman"/>
          <w:sz w:val="28"/>
          <w:szCs w:val="28"/>
        </w:rPr>
        <w:t>) Расчет оплаты труда. Системы должна предусматривать возможность оперативного учета труда и расчета ЗП для производственного персонала. Программа должна обеспечить гибкую систему ввода нормативов за определенный вид работ.</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Необходимо создать дополнительный интерфейс для начальников производства позволяющий реализовать возможность контроль и ввода данных по выработке. Программа должна выводить в формате .</w:t>
      </w:r>
      <w:proofErr w:type="spellStart"/>
      <w:r w:rsidRPr="007E32C6">
        <w:rPr>
          <w:rFonts w:ascii="Times New Roman" w:eastAsia="Play" w:hAnsi="Times New Roman" w:cs="Times New Roman"/>
          <w:sz w:val="28"/>
          <w:szCs w:val="28"/>
        </w:rPr>
        <w:t>xls</w:t>
      </w:r>
      <w:proofErr w:type="spellEnd"/>
      <w:r w:rsidRPr="007E32C6">
        <w:rPr>
          <w:rFonts w:ascii="Times New Roman" w:eastAsia="Play" w:hAnsi="Times New Roman" w:cs="Times New Roman"/>
          <w:sz w:val="28"/>
          <w:szCs w:val="28"/>
        </w:rPr>
        <w:t xml:space="preserve"> итоговый отчет за указанный период с подробной расшифровкой по каждому сотруднику. </w:t>
      </w:r>
    </w:p>
    <w:p w:rsidR="00F20B34" w:rsidRPr="007E32C6" w:rsidRDefault="00F20B34" w:rsidP="007E32C6">
      <w:pPr>
        <w:spacing w:after="140" w:line="276" w:lineRule="auto"/>
        <w:ind w:right="0"/>
        <w:jc w:val="both"/>
        <w:rPr>
          <w:rFonts w:ascii="Times New Roman" w:eastAsia="Play" w:hAnsi="Times New Roman" w:cs="Times New Roman"/>
          <w:sz w:val="28"/>
          <w:szCs w:val="28"/>
        </w:rPr>
      </w:pPr>
    </w:p>
    <w:p w:rsidR="00F20B34" w:rsidRPr="007E32C6" w:rsidRDefault="00ED0785" w:rsidP="007E32C6">
      <w:pPr>
        <w:pStyle w:val="2"/>
        <w:spacing w:after="140" w:line="276" w:lineRule="auto"/>
        <w:ind w:right="0"/>
        <w:jc w:val="both"/>
        <w:rPr>
          <w:rFonts w:ascii="Times New Roman" w:hAnsi="Times New Roman" w:cs="Times New Roman"/>
          <w:b w:val="0"/>
          <w:sz w:val="28"/>
          <w:szCs w:val="28"/>
        </w:rPr>
      </w:pPr>
      <w:bookmarkStart w:id="34" w:name="_Toc15287945"/>
      <w:r w:rsidRPr="007E32C6">
        <w:rPr>
          <w:rFonts w:ascii="Times New Roman" w:hAnsi="Times New Roman" w:cs="Times New Roman"/>
          <w:b w:val="0"/>
          <w:sz w:val="28"/>
          <w:szCs w:val="28"/>
        </w:rPr>
        <w:t>2.4. Цель системы</w:t>
      </w:r>
      <w:bookmarkEnd w:id="34"/>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Создать автоматизированную систему позволяющую обеспечить контроль расхода сырья и материалов на партию продукции.</w:t>
      </w:r>
    </w:p>
    <w:p w:rsidR="005E6CCF" w:rsidRPr="007E32C6" w:rsidRDefault="005E6CCF"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Отслеживание полной цепочки движения полуфабриката и готовой продукции в процессе производства. </w:t>
      </w:r>
    </w:p>
    <w:p w:rsidR="005E6CCF" w:rsidRPr="007E32C6" w:rsidRDefault="005E6CCF"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Реализовать систему для отслеживания </w:t>
      </w:r>
      <w:del w:id="35" w:author="User" w:date="2019-08-19T14:25:00Z">
        <w:r w:rsidRPr="007E32C6" w:rsidDel="00EC5A3A">
          <w:rPr>
            <w:rFonts w:ascii="Times New Roman" w:eastAsia="Play" w:hAnsi="Times New Roman" w:cs="Times New Roman"/>
            <w:sz w:val="28"/>
            <w:szCs w:val="28"/>
          </w:rPr>
          <w:delText xml:space="preserve"> </w:delText>
        </w:r>
      </w:del>
      <w:r w:rsidR="00C36918" w:rsidRPr="007E32C6">
        <w:rPr>
          <w:rFonts w:ascii="Times New Roman" w:eastAsia="Play" w:hAnsi="Times New Roman" w:cs="Times New Roman"/>
          <w:sz w:val="28"/>
          <w:szCs w:val="28"/>
        </w:rPr>
        <w:t>блоков</w:t>
      </w:r>
      <w:ins w:id="36" w:author="User" w:date="2019-08-19T14:25:00Z">
        <w:r w:rsidR="00EC5A3A">
          <w:rPr>
            <w:rFonts w:ascii="Times New Roman" w:eastAsia="Play" w:hAnsi="Times New Roman" w:cs="Times New Roman"/>
            <w:sz w:val="28"/>
            <w:szCs w:val="28"/>
          </w:rPr>
          <w:t>,</w:t>
        </w:r>
      </w:ins>
      <w:r w:rsidR="00C36918" w:rsidRPr="007E32C6">
        <w:rPr>
          <w:rFonts w:ascii="Times New Roman" w:eastAsia="Play" w:hAnsi="Times New Roman" w:cs="Times New Roman"/>
          <w:sz w:val="28"/>
          <w:szCs w:val="28"/>
        </w:rPr>
        <w:t xml:space="preserve"> использованных для изготовления определенных заявок.</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Обеспечить возможность оперативного мониторинга бизнес процессов на производстве. </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Получить возможность для расчета ЗП работников,  ведение табеля и учета отработанных часов. </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Сделать базу данных с возможностью выгрузки любой информации в консолидированном виде.</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Создавать ряд документов по учету материалов в 1с: выпуск готовой продукции, выпуск полуфабрикатов, передача материалов в производство.</w:t>
      </w:r>
    </w:p>
    <w:p w:rsidR="00F20B34"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Система должна обеспечить учет отбраковки материалов по каждому производственному блоку.</w:t>
      </w:r>
    </w:p>
    <w:p w:rsidR="000E3BE1" w:rsidRPr="007E32C6" w:rsidRDefault="00ED0785" w:rsidP="007E32C6">
      <w:pPr>
        <w:spacing w:after="14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Программа должна работать и отображать оперативную информацию через браузер.</w:t>
      </w:r>
    </w:p>
    <w:p w:rsidR="000E3BE1" w:rsidRPr="007E32C6" w:rsidRDefault="000E3BE1" w:rsidP="007E32C6">
      <w:pPr>
        <w:spacing w:after="140" w:line="276" w:lineRule="auto"/>
        <w:ind w:right="0"/>
        <w:jc w:val="both"/>
        <w:rPr>
          <w:rFonts w:ascii="Times New Roman" w:eastAsia="Play" w:hAnsi="Times New Roman" w:cs="Times New Roman"/>
          <w:sz w:val="28"/>
          <w:szCs w:val="28"/>
        </w:rPr>
      </w:pPr>
    </w:p>
    <w:p w:rsidR="000E3BE1" w:rsidRPr="007E32C6" w:rsidRDefault="000E3BE1" w:rsidP="007E32C6">
      <w:pPr>
        <w:spacing w:line="276" w:lineRule="auto"/>
        <w:rPr>
          <w:rFonts w:ascii="Times New Roman" w:eastAsia="Play" w:hAnsi="Times New Roman" w:cs="Times New Roman"/>
          <w:sz w:val="28"/>
          <w:szCs w:val="28"/>
        </w:rPr>
      </w:pPr>
      <w:r w:rsidRPr="007E32C6">
        <w:rPr>
          <w:rFonts w:ascii="Times New Roman" w:eastAsia="Play" w:hAnsi="Times New Roman" w:cs="Times New Roman"/>
          <w:sz w:val="28"/>
          <w:szCs w:val="28"/>
        </w:rPr>
        <w:br w:type="page"/>
      </w:r>
    </w:p>
    <w:p w:rsidR="00F20B34" w:rsidRPr="007E32C6" w:rsidRDefault="00ED0785" w:rsidP="007E32C6">
      <w:pPr>
        <w:pStyle w:val="1"/>
        <w:spacing w:after="140" w:line="276" w:lineRule="auto"/>
        <w:ind w:right="0"/>
        <w:jc w:val="both"/>
        <w:rPr>
          <w:rFonts w:ascii="Times New Roman" w:hAnsi="Times New Roman" w:cs="Times New Roman"/>
          <w:b w:val="0"/>
          <w:sz w:val="28"/>
          <w:szCs w:val="28"/>
        </w:rPr>
      </w:pPr>
      <w:bookmarkStart w:id="37" w:name="_Toc15287946"/>
      <w:r w:rsidRPr="007E32C6">
        <w:rPr>
          <w:rFonts w:ascii="Times New Roman" w:hAnsi="Times New Roman" w:cs="Times New Roman"/>
          <w:b w:val="0"/>
          <w:sz w:val="28"/>
          <w:szCs w:val="28"/>
        </w:rPr>
        <w:lastRenderedPageBreak/>
        <w:t>3. Общие требования к системе</w:t>
      </w:r>
      <w:bookmarkEnd w:id="37"/>
    </w:p>
    <w:p w:rsidR="00F20B34" w:rsidRPr="007E32C6" w:rsidRDefault="00ED0785"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Программа по управлению производством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 (далее «программа») представляет собой многопользовательскую среду, доступ к которой осуществляется через интернет-браузер. Программа будет, прежде всего, адаптирована для работы через планшет, для учета производственных процессов</w:t>
      </w:r>
      <w:r w:rsidR="007D562B" w:rsidRPr="007E32C6">
        <w:rPr>
          <w:rFonts w:ascii="Times New Roman" w:eastAsia="Play" w:hAnsi="Times New Roman" w:cs="Times New Roman"/>
          <w:sz w:val="28"/>
          <w:szCs w:val="28"/>
        </w:rPr>
        <w:t>.</w:t>
      </w:r>
    </w:p>
    <w:p w:rsidR="00F20B34" w:rsidRPr="007E32C6" w:rsidRDefault="000E3BE1" w:rsidP="007E32C6">
      <w:pPr>
        <w:spacing w:after="120"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АСК ППС</w:t>
      </w:r>
      <w:r w:rsidR="00ED0785" w:rsidRPr="007E32C6">
        <w:rPr>
          <w:rFonts w:ascii="Times New Roman" w:eastAsia="Play" w:hAnsi="Times New Roman" w:cs="Times New Roman"/>
          <w:sz w:val="28"/>
          <w:szCs w:val="28"/>
        </w:rPr>
        <w:t xml:space="preserve"> обеспечивает работу сбор данных и учет на всех стадиях производства готовой продукции. В онлайн режиме отображает все основные бизнес процессы.</w:t>
      </w:r>
    </w:p>
    <w:p w:rsidR="00F20B34" w:rsidRPr="007E32C6" w:rsidRDefault="00ED0785" w:rsidP="007E32C6">
      <w:pPr>
        <w:pStyle w:val="8"/>
        <w:spacing w:line="276" w:lineRule="auto"/>
        <w:rPr>
          <w:rFonts w:ascii="Times New Roman" w:hAnsi="Times New Roman" w:cs="Times New Roman"/>
          <w:color w:val="auto"/>
          <w:sz w:val="28"/>
          <w:szCs w:val="28"/>
        </w:rPr>
      </w:pPr>
      <w:bookmarkStart w:id="38" w:name="_Toc15287947"/>
      <w:r w:rsidRPr="007E32C6">
        <w:rPr>
          <w:rFonts w:ascii="Times New Roman" w:hAnsi="Times New Roman" w:cs="Times New Roman"/>
          <w:color w:val="auto"/>
          <w:sz w:val="28"/>
          <w:szCs w:val="28"/>
        </w:rPr>
        <w:t>3.1. Подсистемы: назначение и основные характеристики</w:t>
      </w:r>
      <w:bookmarkEnd w:id="38"/>
      <w:r w:rsidRPr="007E32C6">
        <w:rPr>
          <w:rFonts w:ascii="Times New Roman" w:hAnsi="Times New Roman" w:cs="Times New Roman"/>
          <w:color w:val="auto"/>
          <w:sz w:val="28"/>
          <w:szCs w:val="28"/>
        </w:rPr>
        <w:br/>
      </w:r>
    </w:p>
    <w:p w:rsidR="00F20B34" w:rsidRPr="007E32C6" w:rsidRDefault="00ED0785" w:rsidP="007E32C6">
      <w:pPr>
        <w:pStyle w:val="ac"/>
        <w:spacing w:line="276" w:lineRule="auto"/>
        <w:rPr>
          <w:rFonts w:ascii="Times New Roman" w:eastAsia="Liberation Serif" w:hAnsi="Times New Roman" w:cs="Times New Roman"/>
          <w:sz w:val="28"/>
          <w:szCs w:val="28"/>
        </w:rPr>
      </w:pPr>
      <w:r w:rsidRPr="007E32C6">
        <w:rPr>
          <w:rFonts w:ascii="Times New Roman" w:eastAsia="Liberation Serif" w:hAnsi="Times New Roman" w:cs="Times New Roman"/>
          <w:sz w:val="28"/>
          <w:szCs w:val="28"/>
        </w:rPr>
        <w:t>3.1.1 Модуль сквозной идентификации</w:t>
      </w:r>
    </w:p>
    <w:p w:rsidR="000E3BE1" w:rsidRPr="007E32C6" w:rsidRDefault="000E3BE1" w:rsidP="007E32C6">
      <w:pPr>
        <w:pStyle w:val="ac"/>
        <w:spacing w:line="276" w:lineRule="auto"/>
        <w:rPr>
          <w:rFonts w:ascii="Times New Roman" w:eastAsia="Liberation Serif" w:hAnsi="Times New Roman" w:cs="Times New Roman"/>
          <w:sz w:val="28"/>
          <w:szCs w:val="28"/>
        </w:rPr>
      </w:pPr>
    </w:p>
    <w:p w:rsidR="002C3A9E" w:rsidRPr="007E32C6" w:rsidRDefault="002C3A9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Предполагает создание системы способной восстановить полную картину технологической цепочки.  «АСК ППС» должна обеспечить возможность для установления непосредственных исполнителей каждой технологической операции. Программа должна фиксировать единицы оборудования</w:t>
      </w:r>
      <w:r w:rsidR="00874AFD" w:rsidRPr="007E32C6">
        <w:rPr>
          <w:rFonts w:ascii="Times New Roman" w:hAnsi="Times New Roman" w:cs="Times New Roman"/>
          <w:sz w:val="28"/>
          <w:szCs w:val="28"/>
        </w:rPr>
        <w:t>,</w:t>
      </w:r>
      <w:r w:rsidRPr="007E32C6">
        <w:rPr>
          <w:rFonts w:ascii="Times New Roman" w:hAnsi="Times New Roman" w:cs="Times New Roman"/>
          <w:sz w:val="28"/>
          <w:szCs w:val="28"/>
        </w:rPr>
        <w:t xml:space="preserve">  на которых производилась продукция или полуфабрикат</w:t>
      </w:r>
      <w:r w:rsidR="00223E38" w:rsidRPr="007E32C6">
        <w:rPr>
          <w:rFonts w:ascii="Times New Roman" w:hAnsi="Times New Roman" w:cs="Times New Roman"/>
          <w:sz w:val="28"/>
          <w:szCs w:val="28"/>
        </w:rPr>
        <w:t>,</w:t>
      </w:r>
      <w:r w:rsidRPr="007E32C6">
        <w:rPr>
          <w:rFonts w:ascii="Times New Roman" w:hAnsi="Times New Roman" w:cs="Times New Roman"/>
          <w:sz w:val="28"/>
          <w:szCs w:val="28"/>
        </w:rPr>
        <w:t xml:space="preserve"> в том числе дату и время выполнения всех операций. Сквозная </w:t>
      </w:r>
      <w:r w:rsidR="000E3BE1" w:rsidRPr="007E32C6">
        <w:rPr>
          <w:rFonts w:ascii="Times New Roman" w:hAnsi="Times New Roman" w:cs="Times New Roman"/>
          <w:sz w:val="28"/>
          <w:szCs w:val="28"/>
        </w:rPr>
        <w:t>идентификация так</w:t>
      </w:r>
      <w:r w:rsidRPr="007E32C6">
        <w:rPr>
          <w:rFonts w:ascii="Times New Roman" w:hAnsi="Times New Roman" w:cs="Times New Roman"/>
          <w:sz w:val="28"/>
          <w:szCs w:val="28"/>
        </w:rPr>
        <w:t xml:space="preserve"> же подразумевает фиксацию</w:t>
      </w:r>
      <w:r w:rsidR="00874AFD" w:rsidRPr="007E32C6">
        <w:rPr>
          <w:rFonts w:ascii="Times New Roman" w:hAnsi="Times New Roman" w:cs="Times New Roman"/>
          <w:sz w:val="28"/>
          <w:szCs w:val="28"/>
        </w:rPr>
        <w:t xml:space="preserve"> данных о том</w:t>
      </w:r>
      <w:r w:rsidRPr="007E32C6">
        <w:rPr>
          <w:rFonts w:ascii="Times New Roman" w:hAnsi="Times New Roman" w:cs="Times New Roman"/>
          <w:sz w:val="28"/>
          <w:szCs w:val="28"/>
        </w:rPr>
        <w:t xml:space="preserve"> из какой именно партии поступившего сырья и материалов изготовлен товар.</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3.1.2 Модуль контроля использования сырья</w:t>
      </w:r>
    </w:p>
    <w:p w:rsidR="000E3BE1" w:rsidRPr="007E32C6" w:rsidRDefault="000E3BE1" w:rsidP="007E32C6">
      <w:pPr>
        <w:spacing w:line="276" w:lineRule="auto"/>
        <w:ind w:right="0"/>
        <w:jc w:val="both"/>
        <w:rPr>
          <w:rFonts w:ascii="Times New Roman" w:hAnsi="Times New Roman" w:cs="Times New Roman"/>
          <w:sz w:val="28"/>
          <w:szCs w:val="28"/>
        </w:rPr>
      </w:pPr>
    </w:p>
    <w:p w:rsidR="00874AFD" w:rsidRPr="007E32C6" w:rsidRDefault="00874AFD"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 xml:space="preserve">Планируется использоваться для оперативного учета расхода сырья на производстве. </w:t>
      </w:r>
      <w:r w:rsidR="00A66A1F" w:rsidRPr="007E32C6">
        <w:rPr>
          <w:rFonts w:ascii="Times New Roman" w:hAnsi="Times New Roman" w:cs="Times New Roman"/>
          <w:sz w:val="28"/>
          <w:szCs w:val="28"/>
        </w:rPr>
        <w:t xml:space="preserve"> Данный модуль предполагает учет сырья в разрезе марок и позволяет распределять сырье на конечные партии полуфабриката. В рамках данного программного блока должна работать система по складскому учету сырья в разрезе мешков или паллет  в зависимости от фасовки.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3.1.3 Модуль контроля получаемых из сырья блоков</w:t>
      </w:r>
    </w:p>
    <w:p w:rsidR="00F20B34" w:rsidRPr="007E32C6" w:rsidRDefault="00F20B34" w:rsidP="007E32C6">
      <w:pPr>
        <w:spacing w:line="276" w:lineRule="auto"/>
        <w:ind w:right="0"/>
        <w:jc w:val="both"/>
        <w:rPr>
          <w:rFonts w:ascii="Times New Roman" w:hAnsi="Times New Roman" w:cs="Times New Roman"/>
          <w:sz w:val="28"/>
          <w:szCs w:val="28"/>
        </w:rPr>
      </w:pPr>
    </w:p>
    <w:p w:rsidR="0040592E" w:rsidRPr="007E32C6" w:rsidRDefault="0040592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 xml:space="preserve">Анализ получаемых из сырья блоков </w:t>
      </w:r>
      <w:del w:id="39" w:author="User" w:date="2019-08-19T14:26:00Z">
        <w:r w:rsidRPr="007E32C6" w:rsidDel="00EC5A3A">
          <w:rPr>
            <w:rFonts w:ascii="Times New Roman" w:hAnsi="Times New Roman" w:cs="Times New Roman"/>
            <w:sz w:val="28"/>
            <w:szCs w:val="28"/>
          </w:rPr>
          <w:delText xml:space="preserve"> </w:delText>
        </w:r>
      </w:del>
      <w:r w:rsidRPr="007E32C6">
        <w:rPr>
          <w:rFonts w:ascii="Times New Roman" w:hAnsi="Times New Roman" w:cs="Times New Roman"/>
          <w:sz w:val="28"/>
          <w:szCs w:val="28"/>
        </w:rPr>
        <w:t xml:space="preserve">предполагает аналитический учет израсходованного из каждого бункера сырья на производство определённого количества </w:t>
      </w:r>
      <w:del w:id="40" w:author="User" w:date="2019-08-19T14:26:00Z">
        <w:r w:rsidRPr="007E32C6" w:rsidDel="00EC5A3A">
          <w:rPr>
            <w:rFonts w:ascii="Times New Roman" w:hAnsi="Times New Roman" w:cs="Times New Roman"/>
            <w:sz w:val="28"/>
            <w:szCs w:val="28"/>
          </w:rPr>
          <w:delText xml:space="preserve"> </w:delText>
        </w:r>
      </w:del>
      <w:r w:rsidRPr="007E32C6">
        <w:rPr>
          <w:rFonts w:ascii="Times New Roman" w:hAnsi="Times New Roman" w:cs="Times New Roman"/>
          <w:sz w:val="28"/>
          <w:szCs w:val="28"/>
        </w:rPr>
        <w:t>блоков. Пользователи должны указывать факт опустошения бункера и фиксировать выпуск блоков в зависимости от рабочего места. Система должна производить распределения сырья из бункера по блокам. Возможна дополнительная корректировка показателей</w:t>
      </w:r>
      <w:r w:rsidR="00836D2C" w:rsidRPr="007E32C6">
        <w:rPr>
          <w:rFonts w:ascii="Times New Roman" w:hAnsi="Times New Roman" w:cs="Times New Roman"/>
          <w:sz w:val="28"/>
          <w:szCs w:val="28"/>
        </w:rPr>
        <w:t xml:space="preserve"> из-</w:t>
      </w:r>
      <w:r w:rsidRPr="007E32C6">
        <w:rPr>
          <w:rFonts w:ascii="Times New Roman" w:hAnsi="Times New Roman" w:cs="Times New Roman"/>
          <w:sz w:val="28"/>
          <w:szCs w:val="28"/>
        </w:rPr>
        <w:t xml:space="preserve">за </w:t>
      </w:r>
      <w:proofErr w:type="spellStart"/>
      <w:r w:rsidRPr="007E32C6">
        <w:rPr>
          <w:rFonts w:ascii="Times New Roman" w:hAnsi="Times New Roman" w:cs="Times New Roman"/>
          <w:sz w:val="28"/>
          <w:szCs w:val="28"/>
        </w:rPr>
        <w:t>дро</w:t>
      </w:r>
      <w:r w:rsidR="00836D2C" w:rsidRPr="007E32C6">
        <w:rPr>
          <w:rFonts w:ascii="Times New Roman" w:hAnsi="Times New Roman" w:cs="Times New Roman"/>
          <w:sz w:val="28"/>
          <w:szCs w:val="28"/>
        </w:rPr>
        <w:t>бленк</w:t>
      </w:r>
      <w:r w:rsidRPr="007E32C6">
        <w:rPr>
          <w:rFonts w:ascii="Times New Roman" w:hAnsi="Times New Roman" w:cs="Times New Roman"/>
          <w:sz w:val="28"/>
          <w:szCs w:val="28"/>
        </w:rPr>
        <w:t>и</w:t>
      </w:r>
      <w:proofErr w:type="spellEnd"/>
      <w:r w:rsidRPr="007E32C6">
        <w:rPr>
          <w:rFonts w:ascii="Times New Roman" w:hAnsi="Times New Roman" w:cs="Times New Roman"/>
          <w:sz w:val="28"/>
          <w:szCs w:val="28"/>
        </w:rPr>
        <w:t xml:space="preserve">, которая добавляется в блоки. Процент </w:t>
      </w:r>
      <w:proofErr w:type="spellStart"/>
      <w:r w:rsidRPr="007E32C6">
        <w:rPr>
          <w:rFonts w:ascii="Times New Roman" w:hAnsi="Times New Roman" w:cs="Times New Roman"/>
          <w:sz w:val="28"/>
          <w:szCs w:val="28"/>
        </w:rPr>
        <w:t>дробленки</w:t>
      </w:r>
      <w:proofErr w:type="spellEnd"/>
      <w:r w:rsidRPr="007E32C6">
        <w:rPr>
          <w:rFonts w:ascii="Times New Roman" w:hAnsi="Times New Roman" w:cs="Times New Roman"/>
          <w:sz w:val="28"/>
          <w:szCs w:val="28"/>
        </w:rPr>
        <w:t xml:space="preserve"> определяется в зависимости от </w:t>
      </w:r>
      <w:r w:rsidRPr="007E32C6">
        <w:rPr>
          <w:rFonts w:ascii="Times New Roman" w:hAnsi="Times New Roman" w:cs="Times New Roman"/>
          <w:sz w:val="28"/>
          <w:szCs w:val="28"/>
        </w:rPr>
        <w:lastRenderedPageBreak/>
        <w:t xml:space="preserve">показателей </w:t>
      </w:r>
      <w:proofErr w:type="spellStart"/>
      <w:r w:rsidRPr="007E32C6">
        <w:rPr>
          <w:rFonts w:ascii="Times New Roman" w:hAnsi="Times New Roman" w:cs="Times New Roman"/>
          <w:sz w:val="28"/>
          <w:szCs w:val="28"/>
        </w:rPr>
        <w:t>частотников</w:t>
      </w:r>
      <w:proofErr w:type="spellEnd"/>
      <w:r w:rsidR="000E3BE1" w:rsidRPr="007E32C6">
        <w:rPr>
          <w:rFonts w:ascii="Times New Roman" w:hAnsi="Times New Roman" w:cs="Times New Roman"/>
          <w:sz w:val="28"/>
          <w:szCs w:val="28"/>
        </w:rPr>
        <w:t xml:space="preserve"> на узлах смешивания</w:t>
      </w:r>
      <w:r w:rsidRPr="007E32C6">
        <w:rPr>
          <w:rFonts w:ascii="Times New Roman" w:hAnsi="Times New Roman" w:cs="Times New Roman"/>
          <w:sz w:val="28"/>
          <w:szCs w:val="28"/>
        </w:rPr>
        <w:t xml:space="preserve"> и заноситься в данные о блоке как дополнительная характеристика.  </w:t>
      </w:r>
    </w:p>
    <w:p w:rsidR="000E3BE1" w:rsidRPr="007E32C6" w:rsidRDefault="000E3BE1" w:rsidP="007E32C6">
      <w:pPr>
        <w:spacing w:line="276" w:lineRule="auto"/>
        <w:ind w:right="0"/>
        <w:jc w:val="both"/>
        <w:rPr>
          <w:rFonts w:ascii="Times New Roman"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3.1.4 Модуль разрезки и отбраковки блоков</w:t>
      </w:r>
    </w:p>
    <w:p w:rsidR="00836D2C" w:rsidRPr="007E32C6" w:rsidRDefault="00836D2C" w:rsidP="007E32C6">
      <w:pPr>
        <w:spacing w:line="276" w:lineRule="auto"/>
        <w:ind w:right="0"/>
        <w:jc w:val="both"/>
        <w:rPr>
          <w:rFonts w:ascii="Times New Roman" w:hAnsi="Times New Roman" w:cs="Times New Roman"/>
          <w:sz w:val="28"/>
          <w:szCs w:val="28"/>
        </w:rPr>
      </w:pPr>
    </w:p>
    <w:p w:rsidR="00836D2C" w:rsidRPr="007E32C6" w:rsidRDefault="00836D2C"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 xml:space="preserve">На участках резки </w:t>
      </w:r>
      <w:r w:rsidR="00F95698" w:rsidRPr="007E32C6">
        <w:rPr>
          <w:rFonts w:ascii="Times New Roman" w:hAnsi="Times New Roman" w:cs="Times New Roman"/>
          <w:sz w:val="28"/>
          <w:szCs w:val="28"/>
        </w:rPr>
        <w:t xml:space="preserve">происходит разлиновка блоков на листы и блоки. Листы могут быть </w:t>
      </w:r>
      <w:r w:rsidR="00496071" w:rsidRPr="007E32C6">
        <w:rPr>
          <w:rFonts w:ascii="Times New Roman" w:hAnsi="Times New Roman" w:cs="Times New Roman"/>
          <w:sz w:val="28"/>
          <w:szCs w:val="28"/>
        </w:rPr>
        <w:t xml:space="preserve">изготовлены любого размера. Блоки могу иметь аналогичные </w:t>
      </w:r>
      <w:proofErr w:type="gramStart"/>
      <w:r w:rsidR="00496071" w:rsidRPr="007E32C6">
        <w:rPr>
          <w:rFonts w:ascii="Times New Roman" w:hAnsi="Times New Roman" w:cs="Times New Roman"/>
          <w:sz w:val="28"/>
          <w:szCs w:val="28"/>
        </w:rPr>
        <w:t>размеры</w:t>
      </w:r>
      <w:proofErr w:type="gramEnd"/>
      <w:r w:rsidR="00496071" w:rsidRPr="007E32C6">
        <w:rPr>
          <w:rFonts w:ascii="Times New Roman" w:hAnsi="Times New Roman" w:cs="Times New Roman"/>
          <w:sz w:val="28"/>
          <w:szCs w:val="28"/>
        </w:rPr>
        <w:t xml:space="preserve"> как и лист. При необходимости могут быть нарезана полуфабрикаты для фигу</w:t>
      </w:r>
      <w:ins w:id="41" w:author="User" w:date="2019-08-19T14:26:00Z">
        <w:r w:rsidR="00EC5A3A">
          <w:rPr>
            <w:rFonts w:ascii="Times New Roman" w:hAnsi="Times New Roman" w:cs="Times New Roman"/>
            <w:sz w:val="28"/>
            <w:szCs w:val="28"/>
          </w:rPr>
          <w:t>р</w:t>
        </w:r>
      </w:ins>
      <w:r w:rsidR="00496071" w:rsidRPr="007E32C6">
        <w:rPr>
          <w:rFonts w:ascii="Times New Roman" w:hAnsi="Times New Roman" w:cs="Times New Roman"/>
          <w:sz w:val="28"/>
          <w:szCs w:val="28"/>
        </w:rPr>
        <w:t xml:space="preserve">ной резки и именно к таким материалам присваивается класс блок.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3.1.5. Модуль контроля выдачи готовой продукции</w:t>
      </w:r>
    </w:p>
    <w:p w:rsidR="000E3BE1" w:rsidRPr="007E32C6" w:rsidRDefault="000E3BE1" w:rsidP="007E32C6">
      <w:pPr>
        <w:spacing w:line="276" w:lineRule="auto"/>
        <w:ind w:right="0"/>
        <w:jc w:val="both"/>
        <w:rPr>
          <w:rFonts w:ascii="Times New Roman" w:hAnsi="Times New Roman" w:cs="Times New Roman"/>
          <w:sz w:val="28"/>
          <w:szCs w:val="28"/>
        </w:rPr>
      </w:pPr>
    </w:p>
    <w:p w:rsidR="00496071" w:rsidRPr="007E32C6" w:rsidRDefault="000675EF"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Модуль д</w:t>
      </w:r>
      <w:r w:rsidR="00496071" w:rsidRPr="007E32C6">
        <w:rPr>
          <w:rFonts w:ascii="Times New Roman" w:hAnsi="Times New Roman" w:cs="Times New Roman"/>
          <w:sz w:val="28"/>
          <w:szCs w:val="28"/>
        </w:rPr>
        <w:t>олжен обеспечить учет готовой продукции на складе. Программа должна отображать актуальную информацию о складских запасах с учетом отгрузок и поступлений. Необходимы решения позволяющие производить корректировку значений склада. Основными единицами для учета являю</w:t>
      </w:r>
      <w:r w:rsidR="00C935F6" w:rsidRPr="007E32C6">
        <w:rPr>
          <w:rFonts w:ascii="Times New Roman" w:hAnsi="Times New Roman" w:cs="Times New Roman"/>
          <w:sz w:val="28"/>
          <w:szCs w:val="28"/>
        </w:rPr>
        <w:t>тся м3 и шт</w:t>
      </w:r>
      <w:r w:rsidRPr="007E32C6">
        <w:rPr>
          <w:rFonts w:ascii="Times New Roman" w:hAnsi="Times New Roman" w:cs="Times New Roman"/>
          <w:sz w:val="28"/>
          <w:szCs w:val="28"/>
        </w:rPr>
        <w:t xml:space="preserve">. Отображение информации о складских запасах должно быть в м3. </w:t>
      </w:r>
    </w:p>
    <w:p w:rsidR="00F20B34" w:rsidRPr="007E32C6" w:rsidRDefault="00F20B34" w:rsidP="007E32C6">
      <w:pPr>
        <w:spacing w:line="276" w:lineRule="auto"/>
        <w:ind w:right="0"/>
        <w:jc w:val="both"/>
        <w:rPr>
          <w:rFonts w:ascii="Times New Roman"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3.1.6 Модуль расчета оплаты труда</w:t>
      </w:r>
    </w:p>
    <w:p w:rsidR="000E3BE1" w:rsidRPr="007E32C6" w:rsidRDefault="000E3BE1" w:rsidP="007E32C6">
      <w:pPr>
        <w:spacing w:line="276" w:lineRule="auto"/>
        <w:ind w:right="0"/>
        <w:jc w:val="both"/>
        <w:rPr>
          <w:rFonts w:ascii="Times New Roman" w:hAnsi="Times New Roman" w:cs="Times New Roman"/>
          <w:sz w:val="28"/>
          <w:szCs w:val="28"/>
        </w:rPr>
      </w:pPr>
    </w:p>
    <w:p w:rsidR="000675EF" w:rsidRPr="007E32C6" w:rsidRDefault="000675EF" w:rsidP="007E32C6">
      <w:pPr>
        <w:spacing w:line="276" w:lineRule="auto"/>
        <w:ind w:right="0"/>
        <w:jc w:val="both"/>
        <w:rPr>
          <w:rFonts w:ascii="Times New Roman" w:hAnsi="Times New Roman" w:cs="Times New Roman"/>
          <w:sz w:val="28"/>
          <w:szCs w:val="28"/>
        </w:rPr>
      </w:pPr>
      <w:del w:id="42" w:author="User" w:date="2019-08-19T14:27:00Z">
        <w:r w:rsidRPr="007E32C6" w:rsidDel="00EC5A3A">
          <w:rPr>
            <w:rFonts w:ascii="Times New Roman" w:hAnsi="Times New Roman" w:cs="Times New Roman"/>
            <w:sz w:val="28"/>
            <w:szCs w:val="28"/>
          </w:rPr>
          <w:delText xml:space="preserve">Данные </w:delText>
        </w:r>
      </w:del>
      <w:ins w:id="43" w:author="User" w:date="2019-08-19T14:27:00Z">
        <w:r w:rsidR="00EC5A3A" w:rsidRPr="007E32C6">
          <w:rPr>
            <w:rFonts w:ascii="Times New Roman" w:hAnsi="Times New Roman" w:cs="Times New Roman"/>
            <w:sz w:val="28"/>
            <w:szCs w:val="28"/>
          </w:rPr>
          <w:t>Данны</w:t>
        </w:r>
        <w:r w:rsidR="00EC5A3A">
          <w:rPr>
            <w:rFonts w:ascii="Times New Roman" w:hAnsi="Times New Roman" w:cs="Times New Roman"/>
            <w:sz w:val="28"/>
            <w:szCs w:val="28"/>
          </w:rPr>
          <w:t>й</w:t>
        </w:r>
        <w:r w:rsidR="00EC5A3A" w:rsidRPr="007E32C6">
          <w:rPr>
            <w:rFonts w:ascii="Times New Roman" w:hAnsi="Times New Roman" w:cs="Times New Roman"/>
            <w:sz w:val="28"/>
            <w:szCs w:val="28"/>
          </w:rPr>
          <w:t xml:space="preserve"> </w:t>
        </w:r>
      </w:ins>
      <w:r w:rsidRPr="007E32C6">
        <w:rPr>
          <w:rFonts w:ascii="Times New Roman" w:hAnsi="Times New Roman" w:cs="Times New Roman"/>
          <w:sz w:val="28"/>
          <w:szCs w:val="28"/>
        </w:rPr>
        <w:t>модуль должен вбирать в себя функционал позволяющий фиксировать выработку</w:t>
      </w:r>
      <w:r w:rsidR="0001354E" w:rsidRPr="007E32C6">
        <w:rPr>
          <w:rFonts w:ascii="Times New Roman" w:hAnsi="Times New Roman" w:cs="Times New Roman"/>
          <w:sz w:val="28"/>
          <w:szCs w:val="28"/>
        </w:rPr>
        <w:t xml:space="preserve"> работников</w:t>
      </w:r>
      <w:r w:rsidRPr="007E32C6">
        <w:rPr>
          <w:rFonts w:ascii="Times New Roman" w:hAnsi="Times New Roman" w:cs="Times New Roman"/>
          <w:sz w:val="28"/>
          <w:szCs w:val="28"/>
        </w:rPr>
        <w:t xml:space="preserve"> как автоматически, так и при ручном вводе информации. При работе начальники производства должен</w:t>
      </w:r>
      <w:r w:rsidR="0001354E" w:rsidRPr="007E32C6">
        <w:rPr>
          <w:rFonts w:ascii="Times New Roman" w:hAnsi="Times New Roman" w:cs="Times New Roman"/>
          <w:sz w:val="28"/>
          <w:szCs w:val="28"/>
        </w:rPr>
        <w:t xml:space="preserve"> составлять</w:t>
      </w:r>
      <w:r w:rsidRPr="007E32C6">
        <w:rPr>
          <w:rFonts w:ascii="Times New Roman" w:hAnsi="Times New Roman" w:cs="Times New Roman"/>
          <w:sz w:val="28"/>
          <w:szCs w:val="28"/>
        </w:rPr>
        <w:t xml:space="preserve"> </w:t>
      </w:r>
      <w:r w:rsidR="0001354E" w:rsidRPr="007E32C6">
        <w:rPr>
          <w:rFonts w:ascii="Times New Roman" w:hAnsi="Times New Roman" w:cs="Times New Roman"/>
          <w:sz w:val="28"/>
          <w:szCs w:val="28"/>
        </w:rPr>
        <w:t>сменно суточное задание и добавлять отметки о выполнении дополнительных работ. Необходимо реализовать расчет по ставкам за выработку с учетом разряда сотрудника.</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3.1.7 Справочник системы</w:t>
      </w:r>
    </w:p>
    <w:p w:rsidR="00F20B34" w:rsidRPr="007E32C6" w:rsidRDefault="00F20B34" w:rsidP="007E32C6">
      <w:pPr>
        <w:spacing w:line="276" w:lineRule="auto"/>
        <w:ind w:right="0"/>
        <w:jc w:val="both"/>
        <w:rPr>
          <w:rFonts w:ascii="Times New Roman" w:eastAsia="Play" w:hAnsi="Times New Roman" w:cs="Times New Roman"/>
          <w:sz w:val="28"/>
          <w:szCs w:val="28"/>
        </w:rPr>
      </w:pPr>
    </w:p>
    <w:tbl>
      <w:tblPr>
        <w:tblStyle w:val="a7"/>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 справочника</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Характеристики объектов</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Пример</w:t>
            </w:r>
          </w:p>
        </w:tc>
      </w:tr>
      <w:tr w:rsidR="004A6383" w:rsidRPr="007E32C6" w:rsidTr="007F34E8">
        <w:tc>
          <w:tcPr>
            <w:tcW w:w="3212" w:type="dxa"/>
            <w:shd w:val="clear" w:color="auto" w:fill="auto"/>
            <w:tcMar>
              <w:top w:w="100" w:type="dxa"/>
              <w:left w:w="100" w:type="dxa"/>
              <w:bottom w:w="100" w:type="dxa"/>
              <w:right w:w="100" w:type="dxa"/>
            </w:tcMar>
          </w:tcPr>
          <w:p w:rsidR="004A6383" w:rsidRPr="007E32C6" w:rsidRDefault="004A6383"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Производство</w:t>
            </w:r>
          </w:p>
        </w:tc>
        <w:tc>
          <w:tcPr>
            <w:tcW w:w="3213" w:type="dxa"/>
            <w:shd w:val="clear" w:color="auto" w:fill="auto"/>
            <w:tcMar>
              <w:top w:w="100" w:type="dxa"/>
              <w:left w:w="100" w:type="dxa"/>
              <w:bottom w:w="100" w:type="dxa"/>
              <w:right w:w="100" w:type="dxa"/>
            </w:tcMar>
          </w:tcPr>
          <w:p w:rsidR="004A6383" w:rsidRPr="007E32C6" w:rsidRDefault="004A6383"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4A6383" w:rsidRPr="007E32C6" w:rsidRDefault="004A6383"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ППС-Т, ППС-С, ЭПС</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Работники</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ФИО, должность, </w:t>
            </w:r>
            <w:r w:rsidR="00D12340" w:rsidRPr="007E32C6">
              <w:rPr>
                <w:rFonts w:ascii="Times New Roman" w:eastAsia="Play" w:hAnsi="Times New Roman" w:cs="Times New Roman"/>
                <w:sz w:val="28"/>
                <w:szCs w:val="28"/>
              </w:rPr>
              <w:t>разряд, производство</w:t>
            </w:r>
            <w:r w:rsidR="004A6383" w:rsidRPr="007E32C6">
              <w:rPr>
                <w:rFonts w:ascii="Times New Roman" w:eastAsia="Play" w:hAnsi="Times New Roman" w:cs="Times New Roman"/>
                <w:sz w:val="28"/>
                <w:szCs w:val="28"/>
              </w:rPr>
              <w:t xml:space="preserve"> </w:t>
            </w:r>
            <w:r w:rsidR="00D12340" w:rsidRPr="007E32C6">
              <w:rPr>
                <w:rFonts w:ascii="Times New Roman" w:eastAsia="Play" w:hAnsi="Times New Roman" w:cs="Times New Roman"/>
                <w:sz w:val="28"/>
                <w:szCs w:val="28"/>
              </w:rPr>
              <w:t>(несколько), данные учетное записи</w:t>
            </w:r>
            <w:r w:rsidR="000E6990" w:rsidRPr="007E32C6">
              <w:rPr>
                <w:rFonts w:ascii="Times New Roman" w:eastAsia="Play" w:hAnsi="Times New Roman" w:cs="Times New Roman"/>
                <w:sz w:val="28"/>
                <w:szCs w:val="28"/>
              </w:rPr>
              <w:t>, фото, дополнительная инф</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Хохлов С. Е- Формовщик-</w:t>
            </w:r>
            <w:r w:rsidR="00D12340" w:rsidRPr="007E32C6">
              <w:rPr>
                <w:rFonts w:ascii="Times New Roman" w:eastAsia="Play" w:hAnsi="Times New Roman" w:cs="Times New Roman"/>
                <w:sz w:val="28"/>
                <w:szCs w:val="28"/>
              </w:rPr>
              <w:t xml:space="preserve">, 4 разряд, ППС-Т,ЭПС, </w:t>
            </w:r>
            <w:proofErr w:type="spellStart"/>
            <w:r w:rsidR="00D12340" w:rsidRPr="007E32C6">
              <w:rPr>
                <w:rFonts w:ascii="Times New Roman" w:eastAsia="Play" w:hAnsi="Times New Roman" w:cs="Times New Roman"/>
                <w:sz w:val="28"/>
                <w:szCs w:val="28"/>
                <w:lang w:val="en-US"/>
              </w:rPr>
              <w:t>Hohlov</w:t>
            </w:r>
            <w:proofErr w:type="spellEnd"/>
            <w:r w:rsidR="00D12340" w:rsidRPr="007E32C6">
              <w:rPr>
                <w:rFonts w:ascii="Times New Roman" w:eastAsia="Play" w:hAnsi="Times New Roman" w:cs="Times New Roman"/>
                <w:sz w:val="28"/>
                <w:szCs w:val="28"/>
              </w:rPr>
              <w:t xml:space="preserve"> </w:t>
            </w:r>
            <w:r w:rsidR="00D12340" w:rsidRPr="007E32C6">
              <w:rPr>
                <w:rFonts w:ascii="Times New Roman" w:eastAsia="Play" w:hAnsi="Times New Roman" w:cs="Times New Roman"/>
                <w:sz w:val="28"/>
                <w:szCs w:val="28"/>
                <w:lang w:val="en-US"/>
              </w:rPr>
              <w:t>S</w:t>
            </w:r>
            <w:r w:rsidR="00D12340" w:rsidRPr="007E32C6">
              <w:rPr>
                <w:rFonts w:ascii="Times New Roman" w:eastAsia="Play" w:hAnsi="Times New Roman" w:cs="Times New Roman"/>
                <w:sz w:val="28"/>
                <w:szCs w:val="28"/>
              </w:rPr>
              <w:t xml:space="preserve">. </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lastRenderedPageBreak/>
              <w:t>Должности</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Наименование </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Формовщик, Резчик...</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Сырье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Название, вес мешка(кг) </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SE301-840кг</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Бункер</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Название, объем(м3),производство</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Бункер №1-57м3-Тюмень</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Оборудование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Название, </w:t>
            </w:r>
            <w:r w:rsidR="00C234FB" w:rsidRPr="007E32C6">
              <w:rPr>
                <w:rFonts w:ascii="Times New Roman" w:eastAsia="Play" w:hAnsi="Times New Roman" w:cs="Times New Roman"/>
                <w:sz w:val="28"/>
                <w:szCs w:val="28"/>
              </w:rPr>
              <w:t xml:space="preserve">Вид работ, производство, </w:t>
            </w:r>
            <w:r w:rsidR="001E198F" w:rsidRPr="007E32C6">
              <w:rPr>
                <w:rFonts w:ascii="Times New Roman" w:eastAsia="Play" w:hAnsi="Times New Roman" w:cs="Times New Roman"/>
                <w:sz w:val="28"/>
                <w:szCs w:val="28"/>
              </w:rPr>
              <w:t>условное обозначение планшета/</w:t>
            </w:r>
            <w:r w:rsidR="007D1FD1" w:rsidRPr="007E32C6">
              <w:rPr>
                <w:rFonts w:ascii="Times New Roman" w:eastAsia="Play" w:hAnsi="Times New Roman" w:cs="Times New Roman"/>
                <w:sz w:val="28"/>
                <w:szCs w:val="28"/>
              </w:rPr>
              <w:t>компьютера</w:t>
            </w:r>
            <w:r w:rsidR="000E7ED0" w:rsidRPr="007E32C6">
              <w:rPr>
                <w:rFonts w:ascii="Times New Roman" w:eastAsia="Play" w:hAnsi="Times New Roman" w:cs="Times New Roman"/>
                <w:sz w:val="28"/>
                <w:szCs w:val="28"/>
              </w:rPr>
              <w:t>, Рабочие окна**</w:t>
            </w:r>
            <w:r w:rsidR="00C234FB" w:rsidRPr="007E32C6">
              <w:rPr>
                <w:rFonts w:ascii="Times New Roman" w:eastAsia="Play" w:hAnsi="Times New Roman" w:cs="Times New Roman"/>
                <w:sz w:val="28"/>
                <w:szCs w:val="28"/>
              </w:rPr>
              <w:t>, период простоя оборудования</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SPJ140-Вспен</w:t>
            </w:r>
            <w:r w:rsidR="00C234FB" w:rsidRPr="007E32C6">
              <w:rPr>
                <w:rFonts w:ascii="Times New Roman" w:eastAsia="Play" w:hAnsi="Times New Roman" w:cs="Times New Roman"/>
                <w:sz w:val="28"/>
                <w:szCs w:val="28"/>
              </w:rPr>
              <w:t>ка</w:t>
            </w:r>
            <w:r w:rsidRPr="007E32C6">
              <w:rPr>
                <w:rFonts w:ascii="Times New Roman" w:eastAsia="Play" w:hAnsi="Times New Roman" w:cs="Times New Roman"/>
                <w:sz w:val="28"/>
                <w:szCs w:val="28"/>
              </w:rPr>
              <w:t xml:space="preserve">, </w:t>
            </w:r>
            <w:r w:rsidR="00C234FB" w:rsidRPr="007E32C6">
              <w:rPr>
                <w:rFonts w:ascii="Times New Roman" w:eastAsia="Play" w:hAnsi="Times New Roman" w:cs="Times New Roman"/>
                <w:sz w:val="28"/>
                <w:szCs w:val="28"/>
              </w:rPr>
              <w:t>ППС-Т</w:t>
            </w:r>
          </w:p>
          <w:p w:rsidR="00C234FB" w:rsidRPr="007E32C6" w:rsidRDefault="00C234FB"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50минут</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Виды продукции</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Название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Пенопласт, </w:t>
            </w:r>
            <w:proofErr w:type="spellStart"/>
            <w:r w:rsidRPr="007E32C6">
              <w:rPr>
                <w:rFonts w:ascii="Times New Roman" w:eastAsia="Play" w:hAnsi="Times New Roman" w:cs="Times New Roman"/>
                <w:sz w:val="28"/>
                <w:szCs w:val="28"/>
              </w:rPr>
              <w:t>Пеноформ</w:t>
            </w:r>
            <w:proofErr w:type="spellEnd"/>
            <w:r w:rsidRPr="007E32C6">
              <w:rPr>
                <w:rFonts w:ascii="Times New Roman" w:eastAsia="Play" w:hAnsi="Times New Roman" w:cs="Times New Roman"/>
                <w:sz w:val="28"/>
                <w:szCs w:val="28"/>
              </w:rPr>
              <w:t>, Фигурная резка, крошка</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Единицы измерения</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м3, кг, </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C234FB"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Продукция</w:t>
            </w:r>
          </w:p>
        </w:tc>
        <w:tc>
          <w:tcPr>
            <w:tcW w:w="3213" w:type="dxa"/>
            <w:shd w:val="clear" w:color="auto" w:fill="auto"/>
            <w:tcMar>
              <w:top w:w="100" w:type="dxa"/>
              <w:left w:w="100" w:type="dxa"/>
              <w:bottom w:w="100" w:type="dxa"/>
              <w:right w:w="100" w:type="dxa"/>
            </w:tcMar>
          </w:tcPr>
          <w:p w:rsidR="00F20B34" w:rsidRPr="007E32C6" w:rsidRDefault="00C234FB"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 вид продукции, Диапазон плотности для блока</w:t>
            </w:r>
          </w:p>
        </w:tc>
        <w:tc>
          <w:tcPr>
            <w:tcW w:w="3213" w:type="dxa"/>
            <w:shd w:val="clear" w:color="auto" w:fill="auto"/>
            <w:tcMar>
              <w:top w:w="100" w:type="dxa"/>
              <w:left w:w="100" w:type="dxa"/>
              <w:bottom w:w="100" w:type="dxa"/>
              <w:right w:w="100" w:type="dxa"/>
            </w:tcMar>
          </w:tcPr>
          <w:p w:rsidR="00F20B34" w:rsidRPr="007E32C6" w:rsidRDefault="00C234FB"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 12, Пенопласт, 10,5-11,5кг</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Виды блоков</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C234FB" w:rsidRPr="007E32C6" w:rsidRDefault="00C234FB"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2м, 6м, ПФ30, ПФ50, ПФ100мм, ЭПС50, ЭПС100</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Категория резки</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 ставка (за м3)</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5 кат. резки</w:t>
            </w:r>
          </w:p>
        </w:tc>
      </w:tr>
      <w:tr w:rsidR="00853DE4" w:rsidRPr="007E32C6" w:rsidTr="007F34E8">
        <w:tc>
          <w:tcPr>
            <w:tcW w:w="3212" w:type="dxa"/>
            <w:shd w:val="clear" w:color="auto" w:fill="auto"/>
            <w:tcMar>
              <w:top w:w="100" w:type="dxa"/>
              <w:left w:w="100" w:type="dxa"/>
              <w:bottom w:w="100" w:type="dxa"/>
              <w:right w:w="100" w:type="dxa"/>
            </w:tcMar>
          </w:tcPr>
          <w:p w:rsidR="00853DE4" w:rsidRPr="007E32C6" w:rsidRDefault="00853DE4"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Способ ввода</w:t>
            </w:r>
            <w:r w:rsidR="00651705" w:rsidRPr="007E32C6">
              <w:rPr>
                <w:rFonts w:ascii="Times New Roman" w:eastAsia="Play" w:hAnsi="Times New Roman" w:cs="Times New Roman"/>
                <w:sz w:val="28"/>
                <w:szCs w:val="28"/>
              </w:rPr>
              <w:t xml:space="preserve"> (для данных по ЗП)</w:t>
            </w:r>
          </w:p>
        </w:tc>
        <w:tc>
          <w:tcPr>
            <w:tcW w:w="3213" w:type="dxa"/>
            <w:shd w:val="clear" w:color="auto" w:fill="auto"/>
            <w:tcMar>
              <w:top w:w="100" w:type="dxa"/>
              <w:left w:w="100" w:type="dxa"/>
              <w:bottom w:w="100" w:type="dxa"/>
              <w:right w:w="100" w:type="dxa"/>
            </w:tcMar>
          </w:tcPr>
          <w:p w:rsidR="00853DE4" w:rsidRPr="007E32C6" w:rsidRDefault="004A304D"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853DE4" w:rsidRPr="007E32C6" w:rsidRDefault="00853DE4"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Ввод через ЦРМ, Смешанный ввод,</w:t>
            </w:r>
            <w:r w:rsidRPr="007E32C6">
              <w:rPr>
                <w:rFonts w:ascii="Times New Roman" w:hAnsi="Times New Roman" w:cs="Times New Roman"/>
                <w:sz w:val="28"/>
                <w:szCs w:val="28"/>
              </w:rPr>
              <w:t xml:space="preserve"> </w:t>
            </w:r>
            <w:r w:rsidRPr="007E32C6">
              <w:rPr>
                <w:rFonts w:ascii="Times New Roman" w:eastAsia="Play" w:hAnsi="Times New Roman" w:cs="Times New Roman"/>
                <w:sz w:val="28"/>
                <w:szCs w:val="28"/>
              </w:rPr>
              <w:t>Ручной ввод</w:t>
            </w:r>
          </w:p>
        </w:tc>
      </w:tr>
      <w:tr w:rsidR="00853DE4" w:rsidRPr="007E32C6" w:rsidTr="007F34E8">
        <w:tc>
          <w:tcPr>
            <w:tcW w:w="3212" w:type="dxa"/>
            <w:shd w:val="clear" w:color="auto" w:fill="auto"/>
            <w:tcMar>
              <w:top w:w="100" w:type="dxa"/>
              <w:left w:w="100" w:type="dxa"/>
              <w:bottom w:w="100" w:type="dxa"/>
              <w:right w:w="100" w:type="dxa"/>
            </w:tcMar>
          </w:tcPr>
          <w:p w:rsidR="00853DE4" w:rsidRPr="007E32C6" w:rsidRDefault="00853DE4"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 работ</w:t>
            </w:r>
          </w:p>
        </w:tc>
        <w:tc>
          <w:tcPr>
            <w:tcW w:w="3213" w:type="dxa"/>
            <w:shd w:val="clear" w:color="auto" w:fill="auto"/>
            <w:tcMar>
              <w:top w:w="100" w:type="dxa"/>
              <w:left w:w="100" w:type="dxa"/>
              <w:bottom w:w="100" w:type="dxa"/>
              <w:right w:w="100" w:type="dxa"/>
            </w:tcMar>
          </w:tcPr>
          <w:p w:rsidR="00853DE4" w:rsidRPr="007E32C6" w:rsidRDefault="004A304D"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853DE4" w:rsidRPr="007E32C6" w:rsidRDefault="004A304D"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2м-ППС08,</w:t>
            </w:r>
            <w:r w:rsidRPr="007E32C6">
              <w:rPr>
                <w:rFonts w:ascii="Times New Roman" w:hAnsi="Times New Roman" w:cs="Times New Roman"/>
                <w:sz w:val="28"/>
                <w:szCs w:val="28"/>
              </w:rPr>
              <w:t xml:space="preserve"> </w:t>
            </w:r>
            <w:r w:rsidRPr="007E32C6">
              <w:rPr>
                <w:rFonts w:ascii="Times New Roman" w:eastAsia="Play" w:hAnsi="Times New Roman" w:cs="Times New Roman"/>
                <w:sz w:val="28"/>
                <w:szCs w:val="28"/>
              </w:rPr>
              <w:t>6м-ППС16</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Виды работ</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Резка, упаковка</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Ставки</w:t>
            </w:r>
          </w:p>
        </w:tc>
        <w:tc>
          <w:tcPr>
            <w:tcW w:w="3213" w:type="dxa"/>
            <w:shd w:val="clear" w:color="auto" w:fill="auto"/>
            <w:tcMar>
              <w:top w:w="100" w:type="dxa"/>
              <w:left w:w="100" w:type="dxa"/>
              <w:bottom w:w="100" w:type="dxa"/>
              <w:right w:w="100" w:type="dxa"/>
            </w:tcMar>
          </w:tcPr>
          <w:p w:rsidR="00F20B34" w:rsidRPr="007E32C6" w:rsidRDefault="00651705"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w:t>
            </w:r>
            <w:r w:rsidR="004A304D" w:rsidRPr="007E32C6">
              <w:rPr>
                <w:rFonts w:ascii="Times New Roman" w:eastAsia="Play" w:hAnsi="Times New Roman" w:cs="Times New Roman"/>
                <w:sz w:val="28"/>
                <w:szCs w:val="28"/>
              </w:rPr>
              <w:t xml:space="preserve">роизводство, </w:t>
            </w:r>
            <w:r w:rsidRPr="007E32C6">
              <w:rPr>
                <w:rFonts w:ascii="Times New Roman" w:eastAsia="Play" w:hAnsi="Times New Roman" w:cs="Times New Roman"/>
                <w:sz w:val="28"/>
                <w:szCs w:val="28"/>
              </w:rPr>
              <w:t>в</w:t>
            </w:r>
            <w:r w:rsidR="004A304D" w:rsidRPr="007E32C6">
              <w:rPr>
                <w:rFonts w:ascii="Times New Roman" w:eastAsia="Play" w:hAnsi="Times New Roman" w:cs="Times New Roman"/>
                <w:sz w:val="28"/>
                <w:szCs w:val="28"/>
              </w:rPr>
              <w:t xml:space="preserve">ид работ, </w:t>
            </w:r>
            <w:r w:rsidRPr="007E32C6">
              <w:rPr>
                <w:rFonts w:ascii="Times New Roman" w:eastAsia="Play" w:hAnsi="Times New Roman" w:cs="Times New Roman"/>
                <w:sz w:val="28"/>
                <w:szCs w:val="28"/>
              </w:rPr>
              <w:t>н</w:t>
            </w:r>
            <w:r w:rsidR="004A304D" w:rsidRPr="007E32C6">
              <w:rPr>
                <w:rFonts w:ascii="Times New Roman" w:eastAsia="Play" w:hAnsi="Times New Roman" w:cs="Times New Roman"/>
                <w:sz w:val="28"/>
                <w:szCs w:val="28"/>
              </w:rPr>
              <w:t xml:space="preserve">аименование работ, ед. </w:t>
            </w:r>
            <w:proofErr w:type="spellStart"/>
            <w:r w:rsidR="004A304D" w:rsidRPr="007E32C6">
              <w:rPr>
                <w:rFonts w:ascii="Times New Roman" w:eastAsia="Play" w:hAnsi="Times New Roman" w:cs="Times New Roman"/>
                <w:sz w:val="28"/>
                <w:szCs w:val="28"/>
              </w:rPr>
              <w:t>изм</w:t>
            </w:r>
            <w:proofErr w:type="spellEnd"/>
            <w:r w:rsidR="004A304D"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с</w:t>
            </w:r>
            <w:r w:rsidR="004A304D" w:rsidRPr="007E32C6">
              <w:rPr>
                <w:rFonts w:ascii="Times New Roman" w:eastAsia="Play" w:hAnsi="Times New Roman" w:cs="Times New Roman"/>
                <w:sz w:val="28"/>
                <w:szCs w:val="28"/>
              </w:rPr>
              <w:t xml:space="preserve">пособ ввода, </w:t>
            </w:r>
            <w:r w:rsidRPr="007E32C6">
              <w:rPr>
                <w:rFonts w:ascii="Times New Roman" w:eastAsia="Play" w:hAnsi="Times New Roman" w:cs="Times New Roman"/>
                <w:sz w:val="28"/>
                <w:szCs w:val="28"/>
              </w:rPr>
              <w:t>С</w:t>
            </w:r>
            <w:r w:rsidR="004A304D" w:rsidRPr="007E32C6">
              <w:rPr>
                <w:rFonts w:ascii="Times New Roman" w:eastAsia="Play" w:hAnsi="Times New Roman" w:cs="Times New Roman"/>
                <w:sz w:val="28"/>
                <w:szCs w:val="28"/>
              </w:rPr>
              <w:t xml:space="preserve">тавка общая, по </w:t>
            </w:r>
            <w:r w:rsidRPr="007E32C6">
              <w:rPr>
                <w:rFonts w:ascii="Times New Roman" w:eastAsia="Play" w:hAnsi="Times New Roman" w:cs="Times New Roman"/>
                <w:sz w:val="28"/>
                <w:szCs w:val="28"/>
              </w:rPr>
              <w:t>разрядам</w:t>
            </w:r>
            <w:r w:rsidR="004A304D" w:rsidRPr="007E32C6">
              <w:rPr>
                <w:rFonts w:ascii="Times New Roman" w:eastAsia="Play" w:hAnsi="Times New Roman" w:cs="Times New Roman"/>
                <w:sz w:val="28"/>
                <w:szCs w:val="28"/>
              </w:rPr>
              <w:t>**</w:t>
            </w:r>
            <w:r w:rsidR="0017510A" w:rsidRPr="007E32C6">
              <w:rPr>
                <w:rFonts w:ascii="Times New Roman" w:eastAsia="Play" w:hAnsi="Times New Roman" w:cs="Times New Roman"/>
                <w:sz w:val="28"/>
                <w:szCs w:val="28"/>
              </w:rPr>
              <w:t>*</w:t>
            </w:r>
          </w:p>
        </w:tc>
        <w:tc>
          <w:tcPr>
            <w:tcW w:w="3213" w:type="dxa"/>
            <w:shd w:val="clear" w:color="auto" w:fill="auto"/>
            <w:tcMar>
              <w:top w:w="100" w:type="dxa"/>
              <w:left w:w="100" w:type="dxa"/>
              <w:bottom w:w="100" w:type="dxa"/>
              <w:right w:w="100" w:type="dxa"/>
            </w:tcMar>
          </w:tcPr>
          <w:p w:rsidR="00F20B34" w:rsidRPr="007E32C6" w:rsidRDefault="004A304D" w:rsidP="007E32C6">
            <w:pPr>
              <w:widowControl w:val="0"/>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ППС-Т, </w:t>
            </w:r>
            <w:proofErr w:type="spellStart"/>
            <w:r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 101</w:t>
            </w:r>
            <w:r w:rsidRPr="007E32C6">
              <w:rPr>
                <w:rFonts w:ascii="Times New Roman" w:eastAsia="Play" w:hAnsi="Times New Roman" w:cs="Times New Roman"/>
                <w:sz w:val="28"/>
                <w:szCs w:val="28"/>
                <w:lang w:val="en-US"/>
              </w:rPr>
              <w:t>SE</w:t>
            </w:r>
            <w:r w:rsidRPr="007E32C6">
              <w:rPr>
                <w:rFonts w:ascii="Times New Roman" w:eastAsia="Play" w:hAnsi="Times New Roman" w:cs="Times New Roman"/>
                <w:sz w:val="28"/>
                <w:szCs w:val="28"/>
              </w:rPr>
              <w:t xml:space="preserve">, кг, Ввод через </w:t>
            </w:r>
            <w:proofErr w:type="spellStart"/>
            <w:r w:rsidRPr="007E32C6">
              <w:rPr>
                <w:rFonts w:ascii="Times New Roman" w:eastAsia="Play" w:hAnsi="Times New Roman" w:cs="Times New Roman"/>
                <w:sz w:val="28"/>
                <w:szCs w:val="28"/>
              </w:rPr>
              <w:t>црм</w:t>
            </w:r>
            <w:proofErr w:type="spellEnd"/>
            <w:r w:rsidRPr="007E32C6">
              <w:rPr>
                <w:rFonts w:ascii="Times New Roman" w:eastAsia="Play" w:hAnsi="Times New Roman" w:cs="Times New Roman"/>
                <w:sz w:val="28"/>
                <w:szCs w:val="28"/>
              </w:rPr>
              <w:t>, 0,47р, 0,80р(для разряда 6)</w:t>
            </w:r>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lastRenderedPageBreak/>
              <w:t>Категория пользователя</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Рабочий, </w:t>
            </w:r>
            <w:proofErr w:type="spellStart"/>
            <w:r w:rsidRPr="007E32C6">
              <w:rPr>
                <w:rFonts w:ascii="Times New Roman" w:eastAsia="Play" w:hAnsi="Times New Roman" w:cs="Times New Roman"/>
                <w:sz w:val="28"/>
                <w:szCs w:val="28"/>
              </w:rPr>
              <w:t>нач</w:t>
            </w:r>
            <w:proofErr w:type="spellEnd"/>
            <w:r w:rsidRPr="007E32C6">
              <w:rPr>
                <w:rFonts w:ascii="Times New Roman" w:eastAsia="Play" w:hAnsi="Times New Roman" w:cs="Times New Roman"/>
                <w:sz w:val="28"/>
                <w:szCs w:val="28"/>
              </w:rPr>
              <w:t xml:space="preserve"> производства, </w:t>
            </w:r>
            <w:proofErr w:type="spellStart"/>
            <w:r w:rsidRPr="007E32C6">
              <w:rPr>
                <w:rFonts w:ascii="Times New Roman" w:eastAsia="Play" w:hAnsi="Times New Roman" w:cs="Times New Roman"/>
                <w:sz w:val="28"/>
                <w:szCs w:val="28"/>
              </w:rPr>
              <w:t>Адм</w:t>
            </w:r>
            <w:proofErr w:type="spellEnd"/>
          </w:p>
        </w:tc>
      </w:tr>
      <w:tr w:rsidR="00F20B34" w:rsidRPr="007E32C6" w:rsidTr="007F34E8">
        <w:tc>
          <w:tcPr>
            <w:tcW w:w="3212" w:type="dxa"/>
            <w:shd w:val="clear" w:color="auto" w:fill="auto"/>
            <w:tcMar>
              <w:top w:w="100" w:type="dxa"/>
              <w:left w:w="100" w:type="dxa"/>
              <w:bottom w:w="100" w:type="dxa"/>
              <w:right w:w="100" w:type="dxa"/>
            </w:tcMar>
          </w:tcPr>
          <w:p w:rsidR="00F20B34" w:rsidRPr="007E32C6" w:rsidRDefault="00ED0785"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Категория блоков</w:t>
            </w:r>
          </w:p>
        </w:tc>
        <w:tc>
          <w:tcPr>
            <w:tcW w:w="3213" w:type="dxa"/>
            <w:shd w:val="clear" w:color="auto" w:fill="auto"/>
            <w:tcMar>
              <w:top w:w="100" w:type="dxa"/>
              <w:left w:w="100" w:type="dxa"/>
              <w:bottom w:w="100" w:type="dxa"/>
              <w:right w:w="100" w:type="dxa"/>
            </w:tcMar>
          </w:tcPr>
          <w:p w:rsidR="00F20B34" w:rsidRPr="007E32C6" w:rsidRDefault="004A304D"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F20B34" w:rsidRPr="007E32C6" w:rsidRDefault="00ED0785"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Переходный, обычный*</w:t>
            </w:r>
          </w:p>
        </w:tc>
      </w:tr>
      <w:tr w:rsidR="001E198F" w:rsidRPr="007E32C6" w:rsidTr="007F34E8">
        <w:tc>
          <w:tcPr>
            <w:tcW w:w="3212" w:type="dxa"/>
            <w:shd w:val="clear" w:color="auto" w:fill="auto"/>
            <w:tcMar>
              <w:top w:w="100" w:type="dxa"/>
              <w:left w:w="100" w:type="dxa"/>
              <w:bottom w:w="100" w:type="dxa"/>
              <w:right w:w="100" w:type="dxa"/>
            </w:tcMar>
          </w:tcPr>
          <w:p w:rsidR="001E198F" w:rsidRPr="007E32C6" w:rsidRDefault="001E198F"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Планшеты/компьютеры</w:t>
            </w:r>
          </w:p>
        </w:tc>
        <w:tc>
          <w:tcPr>
            <w:tcW w:w="3213" w:type="dxa"/>
            <w:shd w:val="clear" w:color="auto" w:fill="auto"/>
            <w:tcMar>
              <w:top w:w="100" w:type="dxa"/>
              <w:left w:w="100" w:type="dxa"/>
              <w:bottom w:w="100" w:type="dxa"/>
              <w:right w:w="100" w:type="dxa"/>
            </w:tcMar>
          </w:tcPr>
          <w:p w:rsidR="001E198F" w:rsidRPr="007E32C6" w:rsidRDefault="001E198F"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Наименование</w:t>
            </w:r>
          </w:p>
        </w:tc>
        <w:tc>
          <w:tcPr>
            <w:tcW w:w="3213" w:type="dxa"/>
            <w:shd w:val="clear" w:color="auto" w:fill="auto"/>
            <w:tcMar>
              <w:top w:w="100" w:type="dxa"/>
              <w:left w:w="100" w:type="dxa"/>
              <w:bottom w:w="100" w:type="dxa"/>
              <w:right w:w="100" w:type="dxa"/>
            </w:tcMar>
          </w:tcPr>
          <w:p w:rsidR="001E198F" w:rsidRPr="007E32C6" w:rsidRDefault="001E198F"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Планшет </w:t>
            </w:r>
            <w:proofErr w:type="spellStart"/>
            <w:r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 xml:space="preserve"> 140</w:t>
            </w:r>
          </w:p>
        </w:tc>
      </w:tr>
      <w:tr w:rsidR="000E7ED0" w:rsidRPr="007E32C6" w:rsidTr="007F34E8">
        <w:tc>
          <w:tcPr>
            <w:tcW w:w="3212" w:type="dxa"/>
            <w:shd w:val="clear" w:color="auto" w:fill="auto"/>
            <w:tcMar>
              <w:top w:w="100" w:type="dxa"/>
              <w:left w:w="100" w:type="dxa"/>
              <w:bottom w:w="100" w:type="dxa"/>
              <w:right w:w="100" w:type="dxa"/>
            </w:tcMar>
          </w:tcPr>
          <w:p w:rsidR="000E7ED0" w:rsidRPr="007E32C6" w:rsidRDefault="000E6990"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Номенклатура на склад</w:t>
            </w:r>
          </w:p>
        </w:tc>
        <w:tc>
          <w:tcPr>
            <w:tcW w:w="3213" w:type="dxa"/>
            <w:shd w:val="clear" w:color="auto" w:fill="auto"/>
            <w:tcMar>
              <w:top w:w="100" w:type="dxa"/>
              <w:left w:w="100" w:type="dxa"/>
              <w:bottom w:w="100" w:type="dxa"/>
              <w:right w:w="100" w:type="dxa"/>
            </w:tcMar>
          </w:tcPr>
          <w:p w:rsidR="000E7ED0" w:rsidRPr="007E32C6" w:rsidRDefault="007D562B"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продукция, размеры</w:t>
            </w:r>
          </w:p>
        </w:tc>
        <w:tc>
          <w:tcPr>
            <w:tcW w:w="3213" w:type="dxa"/>
            <w:shd w:val="clear" w:color="auto" w:fill="auto"/>
            <w:tcMar>
              <w:top w:w="100" w:type="dxa"/>
              <w:left w:w="100" w:type="dxa"/>
              <w:bottom w:w="100" w:type="dxa"/>
              <w:right w:w="100" w:type="dxa"/>
            </w:tcMar>
          </w:tcPr>
          <w:p w:rsidR="000E7ED0" w:rsidRPr="007E32C6" w:rsidRDefault="000E6990" w:rsidP="007E32C6">
            <w:pPr>
              <w:widowControl w:val="0"/>
              <w:pBdr>
                <w:top w:val="nil"/>
                <w:left w:val="nil"/>
                <w:bottom w:val="nil"/>
                <w:right w:val="nil"/>
                <w:between w:val="nil"/>
              </w:pBd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ППС08 2000х1000х50</w:t>
            </w:r>
          </w:p>
        </w:tc>
      </w:tr>
    </w:tbl>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ac"/>
        <w:spacing w:line="276" w:lineRule="auto"/>
        <w:rPr>
          <w:rFonts w:ascii="Times New Roman" w:eastAsia="Play" w:hAnsi="Times New Roman" w:cs="Times New Roman"/>
          <w:sz w:val="28"/>
          <w:szCs w:val="28"/>
        </w:rPr>
      </w:pPr>
      <w:r w:rsidRPr="007E32C6">
        <w:rPr>
          <w:rFonts w:ascii="Times New Roman" w:eastAsia="Play" w:hAnsi="Times New Roman" w:cs="Times New Roman"/>
          <w:sz w:val="28"/>
          <w:szCs w:val="28"/>
        </w:rPr>
        <w:t>3.1.</w:t>
      </w:r>
      <w:r w:rsidR="00554091" w:rsidRPr="007E32C6">
        <w:rPr>
          <w:rFonts w:ascii="Times New Roman" w:eastAsia="Play" w:hAnsi="Times New Roman" w:cs="Times New Roman"/>
          <w:sz w:val="28"/>
          <w:szCs w:val="28"/>
        </w:rPr>
        <w:t>8</w:t>
      </w:r>
      <w:r w:rsidRPr="007E32C6">
        <w:rPr>
          <w:rFonts w:ascii="Times New Roman" w:eastAsia="Play" w:hAnsi="Times New Roman" w:cs="Times New Roman"/>
          <w:sz w:val="28"/>
          <w:szCs w:val="28"/>
        </w:rPr>
        <w:t>. Приоритет разработки модулей</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Разработка модуля учета сырья в секторе </w:t>
      </w:r>
      <w:proofErr w:type="spellStart"/>
      <w:r w:rsidRPr="007E32C6">
        <w:rPr>
          <w:rFonts w:ascii="Times New Roman" w:eastAsia="Play" w:hAnsi="Times New Roman" w:cs="Times New Roman"/>
          <w:sz w:val="28"/>
          <w:szCs w:val="28"/>
        </w:rPr>
        <w:t>предвспенивания</w:t>
      </w:r>
      <w:proofErr w:type="spellEnd"/>
      <w:r w:rsidRPr="007E32C6">
        <w:rPr>
          <w:rFonts w:ascii="Times New Roman" w:eastAsia="Play" w:hAnsi="Times New Roman" w:cs="Times New Roman"/>
          <w:sz w:val="28"/>
          <w:szCs w:val="28"/>
        </w:rPr>
        <w:t xml:space="preserve">. Программирование модуля, подготовка интерфейса для рабочих, монтаж приборной панели (переносного планшета) с </w:t>
      </w:r>
      <w:r w:rsidR="00554091" w:rsidRPr="007E32C6">
        <w:rPr>
          <w:rFonts w:ascii="Times New Roman" w:eastAsia="Play" w:hAnsi="Times New Roman" w:cs="Times New Roman"/>
          <w:sz w:val="28"/>
          <w:szCs w:val="28"/>
        </w:rPr>
        <w:t xml:space="preserve">защитой от внешних воздействий, </w:t>
      </w:r>
      <w:r w:rsidRPr="007E32C6">
        <w:rPr>
          <w:rFonts w:ascii="Times New Roman" w:eastAsia="Play" w:hAnsi="Times New Roman" w:cs="Times New Roman"/>
          <w:sz w:val="28"/>
          <w:szCs w:val="28"/>
        </w:rPr>
        <w:t xml:space="preserve">интеграция с установленным оборудованием, дистанционная передача данных в текущем режиме на панель аналитики. </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Разработка модуля контроля вспененных блоков в секторе выдержки. Программирование модуля, подготовка интерфейса для рабочих, дистанционная передача данных в текущем режиме на панель аналитики. </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Интеграция разработанных модулей с текущим ПО </w:t>
      </w:r>
      <w:proofErr w:type="spellStart"/>
      <w:r w:rsidRPr="007E32C6">
        <w:rPr>
          <w:rFonts w:ascii="Times New Roman" w:eastAsia="Play" w:hAnsi="Times New Roman" w:cs="Times New Roman"/>
          <w:sz w:val="28"/>
          <w:szCs w:val="28"/>
        </w:rPr>
        <w:t>по</w:t>
      </w:r>
      <w:proofErr w:type="spellEnd"/>
      <w:r w:rsidRPr="007E32C6">
        <w:rPr>
          <w:rFonts w:ascii="Times New Roman" w:eastAsia="Play" w:hAnsi="Times New Roman" w:cs="Times New Roman"/>
          <w:sz w:val="28"/>
          <w:szCs w:val="28"/>
        </w:rPr>
        <w:t xml:space="preserve"> возможности в</w:t>
      </w:r>
      <w:r w:rsidR="00554091" w:rsidRPr="007E32C6">
        <w:rPr>
          <w:rFonts w:ascii="Times New Roman" w:eastAsia="Play" w:hAnsi="Times New Roman" w:cs="Times New Roman"/>
          <w:sz w:val="28"/>
          <w:szCs w:val="28"/>
        </w:rPr>
        <w:t xml:space="preserve"> том числе</w:t>
      </w:r>
      <w:r w:rsidRPr="007E32C6">
        <w:rPr>
          <w:rFonts w:ascii="Times New Roman" w:eastAsia="Play" w:hAnsi="Times New Roman" w:cs="Times New Roman"/>
          <w:sz w:val="28"/>
          <w:szCs w:val="28"/>
        </w:rPr>
        <w:t xml:space="preserve"> секторе обвеса.</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Разработка системы учета готовых маркированных </w:t>
      </w:r>
      <w:proofErr w:type="gramStart"/>
      <w:r w:rsidRPr="007E32C6">
        <w:rPr>
          <w:rFonts w:ascii="Times New Roman" w:eastAsia="Play" w:hAnsi="Times New Roman" w:cs="Times New Roman"/>
          <w:sz w:val="28"/>
          <w:szCs w:val="28"/>
        </w:rPr>
        <w:t>штрих-кодом</w:t>
      </w:r>
      <w:proofErr w:type="gramEnd"/>
      <w:r w:rsidRPr="007E32C6">
        <w:rPr>
          <w:rFonts w:ascii="Times New Roman" w:eastAsia="Play" w:hAnsi="Times New Roman" w:cs="Times New Roman"/>
          <w:sz w:val="28"/>
          <w:szCs w:val="28"/>
        </w:rPr>
        <w:t xml:space="preserve"> блоков на складе до резки,  дистанционная передача данных в текущем режиме на панель аналитики. </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Разработка системы учета готовой продукции после резки. Программирование модуля, подготовка интерфейса для рабочих, монтаж приборной панели, интеграция с 1С. </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Разработка программы учета рабочего времени и эффективности производства. Интеграция с 1С, формирование отчетных документов, табелей учета рабочего времени. Формирование расчетных листков (опционально).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44" w:name="_Toc15287948"/>
      <w:r w:rsidRPr="007E32C6">
        <w:rPr>
          <w:rFonts w:ascii="Times New Roman" w:hAnsi="Times New Roman" w:cs="Times New Roman"/>
          <w:b w:val="0"/>
          <w:sz w:val="28"/>
          <w:szCs w:val="28"/>
        </w:rPr>
        <w:t>3.2. Требования к надежности</w:t>
      </w:r>
      <w:bookmarkEnd w:id="44"/>
      <w:r w:rsidRPr="007E32C6">
        <w:rPr>
          <w:rFonts w:ascii="Times New Roman" w:hAnsi="Times New Roman" w:cs="Times New Roman"/>
          <w:b w:val="0"/>
          <w:sz w:val="28"/>
          <w:szCs w:val="28"/>
        </w:rPr>
        <w:t xml:space="preserve">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Система должна обеспечивать возможность работы в отказоустойчивой конфигурации программно-аппаратных средств. Критически важные элементы системы должны быть разработаны таким образом, чтобы отказ одной из них не приводил к </w:t>
      </w:r>
      <w:del w:id="45" w:author="User" w:date="2019-08-19T14:27:00Z">
        <w:r w:rsidRPr="007E32C6" w:rsidDel="005E1C2E">
          <w:rPr>
            <w:rFonts w:ascii="Times New Roman" w:eastAsia="Play" w:hAnsi="Times New Roman" w:cs="Times New Roman"/>
            <w:sz w:val="28"/>
            <w:szCs w:val="28"/>
          </w:rPr>
          <w:delText xml:space="preserve">неработоспособность </w:delText>
        </w:r>
      </w:del>
      <w:ins w:id="46" w:author="User" w:date="2019-08-19T14:27:00Z">
        <w:r w:rsidR="005E1C2E" w:rsidRPr="007E32C6">
          <w:rPr>
            <w:rFonts w:ascii="Times New Roman" w:eastAsia="Play" w:hAnsi="Times New Roman" w:cs="Times New Roman"/>
            <w:sz w:val="28"/>
            <w:szCs w:val="28"/>
          </w:rPr>
          <w:t>неработоспособност</w:t>
        </w:r>
        <w:r w:rsidR="005E1C2E">
          <w:rPr>
            <w:rFonts w:ascii="Times New Roman" w:eastAsia="Play" w:hAnsi="Times New Roman" w:cs="Times New Roman"/>
            <w:sz w:val="28"/>
            <w:szCs w:val="28"/>
          </w:rPr>
          <w:t>и</w:t>
        </w:r>
        <w:r w:rsidR="005E1C2E" w:rsidRPr="007E32C6">
          <w:rPr>
            <w:rFonts w:ascii="Times New Roman" w:eastAsia="Play" w:hAnsi="Times New Roman" w:cs="Times New Roman"/>
            <w:sz w:val="28"/>
            <w:szCs w:val="28"/>
          </w:rPr>
          <w:t xml:space="preserve"> </w:t>
        </w:r>
      </w:ins>
      <w:r w:rsidRPr="007E32C6">
        <w:rPr>
          <w:rFonts w:ascii="Times New Roman" w:eastAsia="Play" w:hAnsi="Times New Roman" w:cs="Times New Roman"/>
          <w:sz w:val="28"/>
          <w:szCs w:val="28"/>
        </w:rPr>
        <w:t xml:space="preserve">системы в целом. Ядро системы должно обеспечивать возможность установления причин сбоя и возможность восстановления системы в кратчайшие сроки.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47" w:name="_Toc15287949"/>
      <w:r w:rsidRPr="007E32C6">
        <w:rPr>
          <w:rFonts w:ascii="Times New Roman" w:hAnsi="Times New Roman" w:cs="Times New Roman"/>
          <w:b w:val="0"/>
          <w:sz w:val="28"/>
          <w:szCs w:val="28"/>
        </w:rPr>
        <w:t>3.3. Требования к производительности</w:t>
      </w:r>
      <w:bookmarkEnd w:id="47"/>
      <w:r w:rsidRPr="007E32C6">
        <w:rPr>
          <w:rFonts w:ascii="Times New Roman" w:hAnsi="Times New Roman" w:cs="Times New Roman"/>
          <w:b w:val="0"/>
          <w:sz w:val="28"/>
          <w:szCs w:val="28"/>
        </w:rPr>
        <w:t xml:space="preserve"> </w:t>
      </w:r>
    </w:p>
    <w:p w:rsidR="000E3BE1" w:rsidRPr="007E32C6" w:rsidRDefault="000E3BE1" w:rsidP="007E32C6">
      <w:pPr>
        <w:spacing w:line="276" w:lineRule="auto"/>
        <w:rPr>
          <w:rFonts w:ascii="Times New Roman"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В штатном режиме функционирования Система должна обеспечивать</w:t>
      </w:r>
      <w:r w:rsidRPr="007E32C6">
        <w:rPr>
          <w:rFonts w:ascii="Times New Roman" w:eastAsia="Play" w:hAnsi="Times New Roman" w:cs="Times New Roman"/>
          <w:sz w:val="28"/>
          <w:szCs w:val="28"/>
        </w:rPr>
        <w:br/>
        <w:t>устойчивое функционирование в режиме 24 часа 7 дней в неделю. Время отклика в условиях отсутствия ограничений по каналам связи и программно-аппаратному комплексу должно составлять не более 10 секунд. Время отклика по некоторым сервисам может быть увеличено, если это целесообразно для обеспечения актуальности данных, обусловлено объективно большим объемом данных, сложными алгоритмами обработки или связано с взаимодействием с внешними</w:t>
      </w:r>
      <w:del w:id="48" w:author="User" w:date="2019-08-19T14:27:00Z">
        <w:r w:rsidRPr="007E32C6" w:rsidDel="005E1C2E">
          <w:rPr>
            <w:rFonts w:ascii="Times New Roman" w:eastAsia="Play" w:hAnsi="Times New Roman" w:cs="Times New Roman"/>
            <w:sz w:val="28"/>
            <w:szCs w:val="28"/>
          </w:rPr>
          <w:br/>
        </w:r>
      </w:del>
      <w:ins w:id="49" w:author="User" w:date="2019-08-19T14:27:00Z">
        <w:r w:rsidR="005E1C2E">
          <w:rPr>
            <w:rFonts w:ascii="Times New Roman" w:eastAsia="Play" w:hAnsi="Times New Roman" w:cs="Times New Roman"/>
            <w:sz w:val="28"/>
            <w:szCs w:val="28"/>
          </w:rPr>
          <w:t xml:space="preserve"> </w:t>
        </w:r>
      </w:ins>
      <w:r w:rsidRPr="007E32C6">
        <w:rPr>
          <w:rFonts w:ascii="Times New Roman" w:eastAsia="Play" w:hAnsi="Times New Roman" w:cs="Times New Roman"/>
          <w:sz w:val="28"/>
          <w:szCs w:val="28"/>
        </w:rPr>
        <w:t>системами.</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50" w:name="_Toc15287950"/>
      <w:r w:rsidRPr="007E32C6">
        <w:rPr>
          <w:rFonts w:ascii="Times New Roman" w:hAnsi="Times New Roman" w:cs="Times New Roman"/>
          <w:b w:val="0"/>
          <w:sz w:val="28"/>
          <w:szCs w:val="28"/>
        </w:rPr>
        <w:t xml:space="preserve">3.4. Требования к </w:t>
      </w:r>
      <w:proofErr w:type="spellStart"/>
      <w:r w:rsidRPr="007E32C6">
        <w:rPr>
          <w:rFonts w:ascii="Times New Roman" w:hAnsi="Times New Roman" w:cs="Times New Roman"/>
          <w:b w:val="0"/>
          <w:sz w:val="28"/>
          <w:szCs w:val="28"/>
        </w:rPr>
        <w:t>валидации</w:t>
      </w:r>
      <w:proofErr w:type="spellEnd"/>
      <w:r w:rsidRPr="007E32C6">
        <w:rPr>
          <w:rFonts w:ascii="Times New Roman" w:hAnsi="Times New Roman" w:cs="Times New Roman"/>
          <w:b w:val="0"/>
          <w:sz w:val="28"/>
          <w:szCs w:val="28"/>
        </w:rPr>
        <w:t xml:space="preserve"> и сохранности данных</w:t>
      </w:r>
      <w:bookmarkEnd w:id="50"/>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Система должна обеспечивать корректную обработку ситуаций, вызванных неверным форматом или недопустимыми значениями входных данных (форматно-логический контроль).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 Обеспечение целостности и сохранности данных и обработка нестандартных ситуаций в ходе работы программы (таких как ввод неправильных данных, удаление используемой записи и т.д.) должно обеспечиваться на нескольких архитектурных уровнях, включая пользовательские и программные интерфейсы;  модули </w:t>
      </w:r>
      <w:r w:rsidR="000E3BE1" w:rsidRPr="007E32C6">
        <w:rPr>
          <w:rFonts w:ascii="Times New Roman" w:eastAsia="Play" w:hAnsi="Times New Roman" w:cs="Times New Roman"/>
          <w:sz w:val="28"/>
          <w:szCs w:val="28"/>
        </w:rPr>
        <w:t>с</w:t>
      </w:r>
      <w:r w:rsidRPr="007E32C6">
        <w:rPr>
          <w:rFonts w:ascii="Times New Roman" w:eastAsia="Play" w:hAnsi="Times New Roman" w:cs="Times New Roman"/>
          <w:sz w:val="28"/>
          <w:szCs w:val="28"/>
        </w:rPr>
        <w:t xml:space="preserve">истемы;  </w:t>
      </w:r>
      <w:r w:rsidR="000E3BE1" w:rsidRPr="007E32C6">
        <w:rPr>
          <w:rFonts w:ascii="Times New Roman" w:eastAsia="Play" w:hAnsi="Times New Roman" w:cs="Times New Roman"/>
          <w:sz w:val="28"/>
          <w:szCs w:val="28"/>
        </w:rPr>
        <w:t xml:space="preserve">АСК ППС </w:t>
      </w:r>
      <w:r w:rsidRPr="007E32C6">
        <w:rPr>
          <w:rFonts w:ascii="Times New Roman" w:eastAsia="Play" w:hAnsi="Times New Roman" w:cs="Times New Roman"/>
          <w:sz w:val="28"/>
          <w:szCs w:val="28"/>
        </w:rPr>
        <w:t xml:space="preserve">должна позволять выполнять процедуры как полного резервного копирования и/или копирования изменений (нарастающим итогом), а также процедуры восстановления функционирования и данных.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51" w:name="_Toc15287951"/>
      <w:r w:rsidRPr="007E32C6">
        <w:rPr>
          <w:rFonts w:ascii="Times New Roman" w:hAnsi="Times New Roman" w:cs="Times New Roman"/>
          <w:b w:val="0"/>
          <w:sz w:val="28"/>
          <w:szCs w:val="28"/>
        </w:rPr>
        <w:t>3.5. Требования к графическому представлению</w:t>
      </w:r>
      <w:bookmarkEnd w:id="51"/>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Взаимодействие пользователей с программным обеспечением должно осуществляться посредством визуального графического интерфейса. Интерфейс не должен быть перегружен графическими элементами. Для непосредственных работников в производстве - интерфейс должен быть максимально простым и интуитивно понятным. Ввод-вывод данных, прием </w:t>
      </w:r>
      <w:r w:rsidRPr="007E32C6">
        <w:rPr>
          <w:rFonts w:ascii="Times New Roman" w:eastAsia="Play" w:hAnsi="Times New Roman" w:cs="Times New Roman"/>
          <w:sz w:val="28"/>
          <w:szCs w:val="28"/>
        </w:rPr>
        <w:lastRenderedPageBreak/>
        <w:t xml:space="preserve">управляющих команд и отображение результатов их исполнения должны выполняться в интерактивном режиме. Все надписи экранных форм, а также сообщения, выдаваемые пользователю (кроме системных сообщений) должны быть на русском языке. 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пользователю должно выдавать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 Экранные формы должны проектироваться с учетом требований унификации:  экранные формы должны быть выполнены в едином графическом дизайне, с одинаковым расположением основных элементов управления и навигации;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а также последовательности действий пользователя при их выполнении, должны быть унифицированы; должны быть предусмотрены всплывающие подсказки с информацией о выполняемых функциях. Перечень </w:t>
      </w:r>
      <w:proofErr w:type="gramStart"/>
      <w:r w:rsidRPr="007E32C6">
        <w:rPr>
          <w:rFonts w:ascii="Times New Roman" w:eastAsia="Play" w:hAnsi="Times New Roman" w:cs="Times New Roman"/>
          <w:sz w:val="28"/>
          <w:szCs w:val="28"/>
        </w:rPr>
        <w:t>элементов</w:t>
      </w:r>
      <w:proofErr w:type="gramEnd"/>
      <w:r w:rsidRPr="007E32C6">
        <w:rPr>
          <w:rFonts w:ascii="Times New Roman" w:eastAsia="Play" w:hAnsi="Times New Roman" w:cs="Times New Roman"/>
          <w:sz w:val="28"/>
          <w:szCs w:val="28"/>
        </w:rPr>
        <w:t xml:space="preserve"> для которых требуются всплывающие подсказки и их содержимое должно быть определено на этапе технического проектирования;  внешнее поведение сходных элементов интерфейса должны реализовываться одинаково для однотипных элементов.</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Фирменные цвета </w:t>
      </w:r>
      <w:proofErr w:type="spellStart"/>
      <w:r w:rsidRPr="007E32C6">
        <w:rPr>
          <w:rFonts w:ascii="Times New Roman" w:eastAsia="Play" w:hAnsi="Times New Roman" w:cs="Times New Roman"/>
          <w:sz w:val="28"/>
          <w:szCs w:val="28"/>
        </w:rPr>
        <w:t>ПолимерПласт</w:t>
      </w:r>
      <w:proofErr w:type="spellEnd"/>
      <w:r w:rsidRPr="007E32C6">
        <w:rPr>
          <w:rFonts w:ascii="Times New Roman" w:eastAsia="Play" w:hAnsi="Times New Roman" w:cs="Times New Roman"/>
          <w:sz w:val="28"/>
          <w:szCs w:val="28"/>
        </w:rPr>
        <w:t>:</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noProof/>
          <w:sz w:val="28"/>
          <w:szCs w:val="28"/>
        </w:rPr>
        <w:drawing>
          <wp:inline distT="114300" distB="114300" distL="114300" distR="114300" wp14:anchorId="79276744" wp14:editId="77B18DD1">
            <wp:extent cx="6122670" cy="18034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122670" cy="1803400"/>
                    </a:xfrm>
                    <a:prstGeom prst="rect">
                      <a:avLst/>
                    </a:prstGeom>
                    <a:ln/>
                  </pic:spPr>
                </pic:pic>
              </a:graphicData>
            </a:graphic>
          </wp:inline>
        </w:drawing>
      </w: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52" w:name="_Toc15287952"/>
      <w:r w:rsidRPr="007E32C6">
        <w:rPr>
          <w:rFonts w:ascii="Times New Roman" w:hAnsi="Times New Roman" w:cs="Times New Roman"/>
          <w:b w:val="0"/>
          <w:sz w:val="28"/>
          <w:szCs w:val="28"/>
        </w:rPr>
        <w:t>3.6. Развитие и модернизация Системы</w:t>
      </w:r>
      <w:bookmarkEnd w:id="52"/>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Система должна представлять расширяемое и модифицируемое решение, которое возможно поддерживать в актуальном состоянии за счет включения в состав Системы новых устройств, изменения настроек программного обеспечения Системы и получения новых версий программного обеспечения от разработчиков. При разработке Системы должны быть предусмотрены возможности модернизации при минимальных временных и финансовых затратах по расширению прикладных функций. Модернизация Системы </w:t>
      </w:r>
      <w:r w:rsidRPr="007E32C6">
        <w:rPr>
          <w:rFonts w:ascii="Times New Roman" w:eastAsia="Play" w:hAnsi="Times New Roman" w:cs="Times New Roman"/>
          <w:sz w:val="28"/>
          <w:szCs w:val="28"/>
        </w:rPr>
        <w:lastRenderedPageBreak/>
        <w:t xml:space="preserve">Исполнителем должна осуществляться в рамках дополнительных соглашений или договоров. Принятие решения о разработке какого-то модуля в рамках архитектуры Системы должно быть обосновано либо отсутствием на рынке соответствующего проверенного промышленного решения, либо несоответствием имеющихся решений целям проекта. </w:t>
      </w:r>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pStyle w:val="2"/>
        <w:spacing w:line="276" w:lineRule="auto"/>
        <w:ind w:right="0"/>
        <w:jc w:val="both"/>
        <w:rPr>
          <w:rFonts w:ascii="Times New Roman" w:hAnsi="Times New Roman" w:cs="Times New Roman"/>
          <w:b w:val="0"/>
          <w:sz w:val="28"/>
          <w:szCs w:val="28"/>
        </w:rPr>
      </w:pPr>
      <w:bookmarkStart w:id="53" w:name="_Toc15287953"/>
      <w:r w:rsidRPr="007E32C6">
        <w:rPr>
          <w:rFonts w:ascii="Times New Roman" w:hAnsi="Times New Roman" w:cs="Times New Roman"/>
          <w:b w:val="0"/>
          <w:sz w:val="28"/>
          <w:szCs w:val="28"/>
        </w:rPr>
        <w:t>3.7. Требования к защите информации</w:t>
      </w:r>
      <w:bookmarkEnd w:id="53"/>
    </w:p>
    <w:p w:rsidR="00F20B34" w:rsidRPr="007E32C6" w:rsidRDefault="00F20B34" w:rsidP="007E32C6">
      <w:pPr>
        <w:spacing w:line="276" w:lineRule="auto"/>
        <w:ind w:right="0"/>
        <w:jc w:val="both"/>
        <w:rPr>
          <w:rFonts w:ascii="Times New Roman" w:eastAsia="Play" w:hAnsi="Times New Roman" w:cs="Times New Roman"/>
          <w:sz w:val="28"/>
          <w:szCs w:val="28"/>
        </w:rPr>
      </w:pPr>
    </w:p>
    <w:p w:rsidR="005E1C2E" w:rsidRDefault="00ED0785" w:rsidP="007E32C6">
      <w:pPr>
        <w:spacing w:line="276" w:lineRule="auto"/>
        <w:ind w:right="0"/>
        <w:jc w:val="both"/>
        <w:rPr>
          <w:ins w:id="54" w:author="User" w:date="2019-08-19T14:28:00Z"/>
          <w:rFonts w:ascii="Times New Roman" w:eastAsia="Play" w:hAnsi="Times New Roman" w:cs="Times New Roman"/>
          <w:sz w:val="28"/>
          <w:szCs w:val="28"/>
        </w:rPr>
      </w:pPr>
      <w:r w:rsidRPr="007E32C6">
        <w:rPr>
          <w:rFonts w:ascii="Times New Roman" w:eastAsia="Play" w:hAnsi="Times New Roman" w:cs="Times New Roman"/>
          <w:sz w:val="28"/>
          <w:szCs w:val="28"/>
        </w:rPr>
        <w:t xml:space="preserve">Каждый субъект доступа Системы должен иметь уникальный идентификатор в системе. Каждый субъект доступа Системы должен использовать </w:t>
      </w:r>
      <w:proofErr w:type="spellStart"/>
      <w:r w:rsidRPr="007E32C6">
        <w:rPr>
          <w:rFonts w:ascii="Times New Roman" w:eastAsia="Play" w:hAnsi="Times New Roman" w:cs="Times New Roman"/>
          <w:sz w:val="28"/>
          <w:szCs w:val="28"/>
        </w:rPr>
        <w:t>аутентификационную</w:t>
      </w:r>
      <w:proofErr w:type="spellEnd"/>
      <w:r w:rsidRPr="007E32C6">
        <w:rPr>
          <w:rFonts w:ascii="Times New Roman" w:eastAsia="Play" w:hAnsi="Times New Roman" w:cs="Times New Roman"/>
          <w:sz w:val="28"/>
          <w:szCs w:val="28"/>
        </w:rPr>
        <w:t xml:space="preserve"> информацию при каждом сеансе работы. Ни один субъект доступа Системы не должен иметь возможности осуществлять доступ в обход подсистемы обеспечения безопасности (аутентификация пользователя на системном уровне осуществляется средствами ОС и СУБД).</w:t>
      </w:r>
      <w:r w:rsidRPr="007E32C6">
        <w:rPr>
          <w:rFonts w:ascii="Times New Roman" w:eastAsia="Play" w:hAnsi="Times New Roman" w:cs="Times New Roman"/>
          <w:sz w:val="28"/>
          <w:szCs w:val="28"/>
        </w:rPr>
        <w:br/>
        <w:t>Данная подсистема должна предусматривать:</w:t>
      </w:r>
      <w:r w:rsidRPr="007E32C6">
        <w:rPr>
          <w:rFonts w:ascii="Times New Roman" w:eastAsia="Play" w:hAnsi="Times New Roman" w:cs="Times New Roman"/>
          <w:sz w:val="28"/>
          <w:szCs w:val="28"/>
        </w:rPr>
        <w:br/>
        <w:t>идентификацию и аутентификацию всех субъектов доступа;</w:t>
      </w:r>
      <w:r w:rsidRPr="007E32C6">
        <w:rPr>
          <w:rFonts w:ascii="Times New Roman" w:eastAsia="Play" w:hAnsi="Times New Roman" w:cs="Times New Roman"/>
          <w:sz w:val="28"/>
          <w:szCs w:val="28"/>
        </w:rPr>
        <w:br/>
        <w:t xml:space="preserve">использование сквозной аутентификации, т.е. в журнальных файлах СУБД должны регистрироваться учетные данные реальных пользователей. Встраивание </w:t>
      </w:r>
      <w:proofErr w:type="spellStart"/>
      <w:r w:rsidRPr="007E32C6">
        <w:rPr>
          <w:rFonts w:ascii="Times New Roman" w:eastAsia="Play" w:hAnsi="Times New Roman" w:cs="Times New Roman"/>
          <w:sz w:val="28"/>
          <w:szCs w:val="28"/>
        </w:rPr>
        <w:t>аутентификационной</w:t>
      </w:r>
      <w:proofErr w:type="spellEnd"/>
      <w:r w:rsidRPr="007E32C6">
        <w:rPr>
          <w:rFonts w:ascii="Times New Roman" w:eastAsia="Play" w:hAnsi="Times New Roman" w:cs="Times New Roman"/>
          <w:sz w:val="28"/>
          <w:szCs w:val="28"/>
        </w:rPr>
        <w:t xml:space="preserve"> информации в АС или ее элементы запрещается. Взаимодействие элементов сервера приложений и сервера БД должно происходить посредством программно-аппаратных решений, не имеющих физического подключения к общедоступным коммуникационным каналам. Все данные передаваемые и получаемые в процессе работы через интерфейс пользователя автоматически должны шифроваться без дополнительных программных или аппаратных средств Безопасность финансовых транзакций должна обеспечиваться за счет использования модулей HSM или их аналогов</w:t>
      </w:r>
      <w:del w:id="55" w:author="User" w:date="2019-08-19T14:28:00Z">
        <w:r w:rsidRPr="007E32C6" w:rsidDel="005E1C2E">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w:t>
      </w: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br/>
      </w:r>
    </w:p>
    <w:p w:rsidR="00F20B34" w:rsidRPr="007E32C6" w:rsidRDefault="00ED0785" w:rsidP="007E32C6">
      <w:pPr>
        <w:pStyle w:val="7"/>
        <w:spacing w:line="276" w:lineRule="auto"/>
        <w:rPr>
          <w:rFonts w:ascii="Times New Roman" w:eastAsia="Play" w:hAnsi="Times New Roman" w:cs="Times New Roman"/>
          <w:i w:val="0"/>
          <w:color w:val="auto"/>
          <w:sz w:val="28"/>
          <w:szCs w:val="28"/>
        </w:rPr>
      </w:pPr>
      <w:bookmarkStart w:id="56" w:name="_Toc15287954"/>
      <w:r w:rsidRPr="007E32C6">
        <w:rPr>
          <w:rFonts w:ascii="Times New Roman" w:eastAsia="Play" w:hAnsi="Times New Roman" w:cs="Times New Roman"/>
          <w:i w:val="0"/>
          <w:color w:val="auto"/>
          <w:sz w:val="28"/>
          <w:szCs w:val="28"/>
        </w:rPr>
        <w:t>3.8. Требования к патентной чистоте</w:t>
      </w:r>
      <w:bookmarkEnd w:id="56"/>
    </w:p>
    <w:p w:rsidR="00F20B34" w:rsidRPr="007E32C6" w:rsidRDefault="00F20B34" w:rsidP="007E32C6">
      <w:pPr>
        <w:spacing w:line="276" w:lineRule="auto"/>
        <w:ind w:right="0"/>
        <w:jc w:val="both"/>
        <w:rPr>
          <w:rFonts w:ascii="Times New Roman" w:eastAsia="Play" w:hAnsi="Times New Roman" w:cs="Times New Roman"/>
          <w:sz w:val="28"/>
          <w:szCs w:val="28"/>
        </w:rPr>
      </w:pPr>
    </w:p>
    <w:p w:rsidR="00F20B34" w:rsidRPr="007E32C6" w:rsidRDefault="00ED078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Проектные решения построения Системы должны отвечать требованиям по патентной чистоте согласно действующему законодательству и распорядительных документов, регламентирующих создание Системы. Настоящее ТЗ на создание Системы является объектом интеллектуальной собственности и защищается законодательством РФ, а также международными нормами авторского права. При создании Системы должны соблюдаться </w:t>
      </w:r>
      <w:r w:rsidRPr="007E32C6">
        <w:rPr>
          <w:rFonts w:ascii="Times New Roman" w:eastAsia="Play" w:hAnsi="Times New Roman" w:cs="Times New Roman"/>
          <w:sz w:val="28"/>
          <w:szCs w:val="28"/>
        </w:rPr>
        <w:lastRenderedPageBreak/>
        <w:t>положения нормативных правовых актов Российской Федерации по соблюдению авторских прав.</w:t>
      </w:r>
    </w:p>
    <w:p w:rsidR="00EF3535" w:rsidRPr="007E32C6" w:rsidRDefault="00EF3535" w:rsidP="007E32C6">
      <w:pPr>
        <w:pStyle w:val="7"/>
        <w:spacing w:line="276" w:lineRule="auto"/>
        <w:rPr>
          <w:rFonts w:ascii="Times New Roman" w:eastAsia="Play" w:hAnsi="Times New Roman" w:cs="Times New Roman"/>
          <w:i w:val="0"/>
          <w:color w:val="auto"/>
          <w:sz w:val="28"/>
          <w:szCs w:val="28"/>
        </w:rPr>
      </w:pPr>
    </w:p>
    <w:p w:rsidR="00EF3535" w:rsidRPr="007E32C6" w:rsidRDefault="00EF3535" w:rsidP="007E32C6">
      <w:pPr>
        <w:pStyle w:val="7"/>
        <w:spacing w:line="276" w:lineRule="auto"/>
        <w:rPr>
          <w:rFonts w:ascii="Times New Roman" w:eastAsia="Times New Roman" w:hAnsi="Times New Roman" w:cs="Times New Roman"/>
          <w:i w:val="0"/>
          <w:color w:val="auto"/>
          <w:sz w:val="28"/>
          <w:szCs w:val="28"/>
        </w:rPr>
      </w:pPr>
      <w:bookmarkStart w:id="57" w:name="_Toc15287955"/>
      <w:r w:rsidRPr="007E32C6">
        <w:rPr>
          <w:rFonts w:ascii="Times New Roman" w:eastAsia="Times New Roman" w:hAnsi="Times New Roman" w:cs="Times New Roman"/>
          <w:i w:val="0"/>
          <w:color w:val="auto"/>
          <w:sz w:val="28"/>
          <w:szCs w:val="28"/>
        </w:rPr>
        <w:t>3.9 Взаимодействие с другими системами</w:t>
      </w:r>
      <w:bookmarkEnd w:id="57"/>
      <w:r w:rsidRPr="007E32C6">
        <w:rPr>
          <w:rFonts w:ascii="Times New Roman" w:eastAsia="Times New Roman" w:hAnsi="Times New Roman" w:cs="Times New Roman"/>
          <w:i w:val="0"/>
          <w:color w:val="auto"/>
          <w:sz w:val="28"/>
          <w:szCs w:val="28"/>
        </w:rPr>
        <w:t xml:space="preserve"> </w:t>
      </w:r>
    </w:p>
    <w:p w:rsidR="00EF3535" w:rsidRPr="007E32C6" w:rsidRDefault="00EF3535" w:rsidP="007E32C6">
      <w:pPr>
        <w:spacing w:line="276" w:lineRule="auto"/>
        <w:ind w:right="0"/>
        <w:jc w:val="both"/>
        <w:rPr>
          <w:rFonts w:ascii="Times New Roman" w:eastAsia="Times New Roman" w:hAnsi="Times New Roman" w:cs="Times New Roman"/>
          <w:sz w:val="28"/>
          <w:szCs w:val="28"/>
        </w:rPr>
      </w:pPr>
    </w:p>
    <w:p w:rsidR="00EF3535" w:rsidRPr="007E32C6" w:rsidRDefault="00EF3535"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Система должна осуществлять взаимодействие</w:t>
      </w:r>
      <w:r w:rsidR="009845E9" w:rsidRPr="007E32C6">
        <w:rPr>
          <w:rFonts w:ascii="Times New Roman" w:eastAsia="Times New Roman" w:hAnsi="Times New Roman" w:cs="Times New Roman"/>
          <w:sz w:val="28"/>
          <w:szCs w:val="28"/>
        </w:rPr>
        <w:t xml:space="preserve"> с внешними програм</w:t>
      </w:r>
      <w:r w:rsidR="00AD411C" w:rsidRPr="007E32C6">
        <w:rPr>
          <w:rFonts w:ascii="Times New Roman" w:eastAsia="Times New Roman" w:hAnsi="Times New Roman" w:cs="Times New Roman"/>
          <w:sz w:val="28"/>
          <w:szCs w:val="28"/>
        </w:rPr>
        <w:t>мами в обоих направлениях.</w:t>
      </w:r>
      <w:r w:rsidR="00B318F5" w:rsidRPr="007E32C6">
        <w:rPr>
          <w:rFonts w:ascii="Times New Roman" w:eastAsia="Times New Roman" w:hAnsi="Times New Roman" w:cs="Times New Roman"/>
          <w:sz w:val="28"/>
          <w:szCs w:val="28"/>
        </w:rPr>
        <w:t xml:space="preserve"> А так же с различным оборудованием (весы, </w:t>
      </w:r>
      <w:proofErr w:type="spellStart"/>
      <w:r w:rsidR="00B318F5" w:rsidRPr="007E32C6">
        <w:rPr>
          <w:rFonts w:ascii="Times New Roman" w:eastAsia="Times New Roman" w:hAnsi="Times New Roman" w:cs="Times New Roman"/>
          <w:sz w:val="28"/>
          <w:szCs w:val="28"/>
        </w:rPr>
        <w:t>частотники</w:t>
      </w:r>
      <w:proofErr w:type="spellEnd"/>
      <w:r w:rsidR="00B318F5" w:rsidRPr="007E32C6">
        <w:rPr>
          <w:rFonts w:ascii="Times New Roman" w:eastAsia="Times New Roman" w:hAnsi="Times New Roman" w:cs="Times New Roman"/>
          <w:sz w:val="28"/>
          <w:szCs w:val="28"/>
        </w:rPr>
        <w:t xml:space="preserve">). </w:t>
      </w:r>
    </w:p>
    <w:p w:rsidR="00EF3535" w:rsidRPr="007E32C6" w:rsidRDefault="00EF3535" w:rsidP="007E32C6">
      <w:pPr>
        <w:spacing w:line="276" w:lineRule="auto"/>
        <w:ind w:right="0"/>
        <w:jc w:val="both"/>
        <w:rPr>
          <w:rFonts w:ascii="Times New Roman" w:eastAsia="Times New Roman" w:hAnsi="Times New Roman" w:cs="Times New Roman"/>
          <w:sz w:val="28"/>
          <w:szCs w:val="28"/>
        </w:rPr>
      </w:pPr>
    </w:p>
    <w:p w:rsidR="00EF3535" w:rsidRPr="007E32C6" w:rsidRDefault="00EF3535" w:rsidP="007E32C6">
      <w:pPr>
        <w:spacing w:after="120"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«ЦРМ Заявки» - программа по управлению заявками на производство и логистикой доставок компании «</w:t>
      </w:r>
      <w:proofErr w:type="spellStart"/>
      <w:r w:rsidRPr="007E32C6">
        <w:rPr>
          <w:rFonts w:ascii="Times New Roman" w:eastAsia="Times New Roman" w:hAnsi="Times New Roman" w:cs="Times New Roman"/>
          <w:sz w:val="28"/>
          <w:szCs w:val="28"/>
        </w:rPr>
        <w:t>ПолимерПласт</w:t>
      </w:r>
      <w:proofErr w:type="spellEnd"/>
      <w:r w:rsidRPr="007E32C6">
        <w:rPr>
          <w:rFonts w:ascii="Times New Roman" w:eastAsia="Times New Roman" w:hAnsi="Times New Roman" w:cs="Times New Roman"/>
          <w:sz w:val="28"/>
          <w:szCs w:val="28"/>
        </w:rPr>
        <w:t>» (далее «программа») представляет собой многопользовательскую среду. Программа обеспечивает составление заявок на производство отделом продаж. CRM- обеспечивает отражение всех основных бизнес-процессов по мере обработки заявки.  Программа тесно взаимодействует с программой 1С КА2.</w:t>
      </w:r>
    </w:p>
    <w:p w:rsidR="00EF3535" w:rsidRPr="007E32C6" w:rsidRDefault="00AD411C" w:rsidP="007E32C6">
      <w:pPr>
        <w:spacing w:line="276" w:lineRule="auto"/>
        <w:ind w:right="0"/>
        <w:jc w:val="both"/>
        <w:rPr>
          <w:rFonts w:ascii="Times New Roman" w:eastAsia="Times New Roman" w:hAnsi="Times New Roman" w:cs="Times New Roman"/>
          <w:sz w:val="28"/>
          <w:szCs w:val="28"/>
        </w:rPr>
      </w:pPr>
      <w:r w:rsidRPr="007E32C6">
        <w:rPr>
          <w:rFonts w:ascii="Times New Roman" w:eastAsia="Play" w:hAnsi="Times New Roman" w:cs="Times New Roman"/>
          <w:sz w:val="28"/>
          <w:szCs w:val="28"/>
        </w:rPr>
        <w:t>«АСК ППС»</w:t>
      </w:r>
      <w:r w:rsidR="00CF362B" w:rsidRPr="007E32C6">
        <w:rPr>
          <w:rFonts w:ascii="Times New Roman" w:eastAsia="Times New Roman" w:hAnsi="Times New Roman" w:cs="Times New Roman"/>
          <w:sz w:val="28"/>
          <w:szCs w:val="28"/>
        </w:rPr>
        <w:t xml:space="preserve"> при взаимодействии </w:t>
      </w:r>
      <w:r w:rsidR="00EF3535" w:rsidRPr="007E32C6">
        <w:rPr>
          <w:rFonts w:ascii="Times New Roman" w:eastAsia="Times New Roman" w:hAnsi="Times New Roman" w:cs="Times New Roman"/>
          <w:sz w:val="28"/>
          <w:szCs w:val="28"/>
        </w:rPr>
        <w:t>с  « ЦРМ Заявки</w:t>
      </w:r>
      <w:r w:rsidR="00CF362B" w:rsidRPr="007E32C6">
        <w:rPr>
          <w:rFonts w:ascii="Times New Roman" w:eastAsia="Times New Roman" w:hAnsi="Times New Roman" w:cs="Times New Roman"/>
          <w:sz w:val="28"/>
          <w:szCs w:val="28"/>
        </w:rPr>
        <w:t xml:space="preserve">» </w:t>
      </w:r>
      <w:r w:rsidR="00EF3535" w:rsidRPr="007E32C6">
        <w:rPr>
          <w:rFonts w:ascii="Times New Roman" w:eastAsia="Times New Roman" w:hAnsi="Times New Roman" w:cs="Times New Roman"/>
          <w:sz w:val="28"/>
          <w:szCs w:val="28"/>
        </w:rPr>
        <w:t xml:space="preserve"> должна использовать</w:t>
      </w:r>
      <w:r w:rsidRPr="007E32C6">
        <w:rPr>
          <w:rFonts w:ascii="Times New Roman" w:eastAsia="Times New Roman" w:hAnsi="Times New Roman" w:cs="Times New Roman"/>
          <w:sz w:val="28"/>
          <w:szCs w:val="28"/>
        </w:rPr>
        <w:t xml:space="preserve"> в работе</w:t>
      </w:r>
      <w:r w:rsidR="00EF3535" w:rsidRPr="007E32C6">
        <w:rPr>
          <w:rFonts w:ascii="Times New Roman" w:eastAsia="Times New Roman" w:hAnsi="Times New Roman" w:cs="Times New Roman"/>
          <w:sz w:val="28"/>
          <w:szCs w:val="28"/>
        </w:rPr>
        <w:t xml:space="preserve"> следующие данные из заявки:</w:t>
      </w:r>
    </w:p>
    <w:p w:rsidR="00EF3535" w:rsidRPr="007E32C6" w:rsidRDefault="00EF3535"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Номер заявки</w:t>
      </w:r>
    </w:p>
    <w:p w:rsidR="00EF3535" w:rsidRPr="007E32C6" w:rsidRDefault="00EF3535"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Контрагент</w:t>
      </w:r>
    </w:p>
    <w:p w:rsidR="00EF3535" w:rsidRPr="007E32C6" w:rsidRDefault="00EF3535"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w:t>
      </w:r>
      <w:ins w:id="58" w:author="User" w:date="2019-08-19T14:28:00Z">
        <w:r w:rsidR="005E1C2E">
          <w:rPr>
            <w:rFonts w:ascii="Times New Roman" w:eastAsia="Times New Roman" w:hAnsi="Times New Roman" w:cs="Times New Roman"/>
            <w:sz w:val="28"/>
            <w:szCs w:val="28"/>
          </w:rPr>
          <w:t>,</w:t>
        </w:r>
      </w:ins>
      <w:r w:rsidRPr="007E32C6">
        <w:rPr>
          <w:rFonts w:ascii="Times New Roman" w:eastAsia="Times New Roman" w:hAnsi="Times New Roman" w:cs="Times New Roman"/>
          <w:sz w:val="28"/>
          <w:szCs w:val="28"/>
        </w:rPr>
        <w:t xml:space="preserve"> к которой материал должен быть готов</w:t>
      </w:r>
    </w:p>
    <w:p w:rsidR="00EF3535" w:rsidRPr="007E32C6" w:rsidRDefault="00EF3535"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Статус заявки (производство или готова)</w:t>
      </w:r>
    </w:p>
    <w:p w:rsidR="00AD411C" w:rsidRPr="007E32C6" w:rsidRDefault="00AD411C"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Продукция</w:t>
      </w:r>
    </w:p>
    <w:p w:rsidR="00AD411C" w:rsidRPr="007E32C6" w:rsidRDefault="00AD411C"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Объем</w:t>
      </w:r>
    </w:p>
    <w:p w:rsidR="00AD411C" w:rsidRPr="007E32C6" w:rsidRDefault="00AD411C" w:rsidP="007E32C6">
      <w:pPr>
        <w:pStyle w:val="ae"/>
        <w:numPr>
          <w:ilvl w:val="0"/>
          <w:numId w:val="6"/>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Склад</w:t>
      </w:r>
    </w:p>
    <w:p w:rsidR="00AD411C" w:rsidRPr="007E32C6" w:rsidRDefault="00AD411C" w:rsidP="007E32C6">
      <w:pPr>
        <w:spacing w:line="276" w:lineRule="auto"/>
        <w:ind w:right="0"/>
        <w:jc w:val="both"/>
        <w:rPr>
          <w:rFonts w:ascii="Times New Roman" w:eastAsia="Times New Roman" w:hAnsi="Times New Roman" w:cs="Times New Roman"/>
          <w:sz w:val="28"/>
          <w:szCs w:val="28"/>
        </w:rPr>
      </w:pPr>
    </w:p>
    <w:p w:rsidR="00EF3535" w:rsidRPr="007E32C6" w:rsidRDefault="00EF3535"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В </w:t>
      </w:r>
      <w:r w:rsidR="00AD411C" w:rsidRPr="007E32C6">
        <w:rPr>
          <w:rFonts w:ascii="Times New Roman" w:eastAsia="Play" w:hAnsi="Times New Roman" w:cs="Times New Roman"/>
          <w:sz w:val="28"/>
          <w:szCs w:val="28"/>
        </w:rPr>
        <w:t>«АСК ППС»</w:t>
      </w:r>
      <w:r w:rsidR="00AD411C" w:rsidRPr="007E32C6">
        <w:rPr>
          <w:rFonts w:ascii="Times New Roman" w:eastAsia="Times New Roman" w:hAnsi="Times New Roman" w:cs="Times New Roman"/>
          <w:sz w:val="28"/>
          <w:szCs w:val="28"/>
        </w:rPr>
        <w:t xml:space="preserve">  </w:t>
      </w:r>
      <w:r w:rsidRPr="007E32C6">
        <w:rPr>
          <w:rFonts w:ascii="Times New Roman" w:eastAsia="Times New Roman" w:hAnsi="Times New Roman" w:cs="Times New Roman"/>
          <w:sz w:val="28"/>
          <w:szCs w:val="28"/>
        </w:rPr>
        <w:t>должны отображаться заявки п</w:t>
      </w:r>
      <w:r w:rsidR="00AD411C" w:rsidRPr="007E32C6">
        <w:rPr>
          <w:rFonts w:ascii="Times New Roman" w:eastAsia="Times New Roman" w:hAnsi="Times New Roman" w:cs="Times New Roman"/>
          <w:sz w:val="28"/>
          <w:szCs w:val="28"/>
        </w:rPr>
        <w:t>олучившие статус «в производстве</w:t>
      </w:r>
      <w:r w:rsidRPr="007E32C6">
        <w:rPr>
          <w:rFonts w:ascii="Times New Roman" w:eastAsia="Times New Roman" w:hAnsi="Times New Roman" w:cs="Times New Roman"/>
          <w:sz w:val="28"/>
          <w:szCs w:val="28"/>
        </w:rPr>
        <w:t>»</w:t>
      </w:r>
      <w:r w:rsidR="00AD411C" w:rsidRPr="007E32C6">
        <w:rPr>
          <w:rFonts w:ascii="Times New Roman" w:eastAsia="Times New Roman" w:hAnsi="Times New Roman" w:cs="Times New Roman"/>
          <w:sz w:val="28"/>
          <w:szCs w:val="28"/>
        </w:rPr>
        <w:t xml:space="preserve"> из «ЦРМ Заявки»</w:t>
      </w:r>
      <w:r w:rsidR="00EA14E8" w:rsidRPr="007E32C6">
        <w:rPr>
          <w:rFonts w:ascii="Times New Roman" w:eastAsia="Times New Roman" w:hAnsi="Times New Roman" w:cs="Times New Roman"/>
          <w:sz w:val="28"/>
          <w:szCs w:val="28"/>
        </w:rPr>
        <w:t>.  В</w:t>
      </w:r>
      <w:r w:rsidRPr="007E32C6">
        <w:rPr>
          <w:rFonts w:ascii="Times New Roman" w:eastAsia="Times New Roman" w:hAnsi="Times New Roman" w:cs="Times New Roman"/>
          <w:sz w:val="28"/>
          <w:szCs w:val="28"/>
        </w:rPr>
        <w:t xml:space="preserve"> процессе выполнения заявк</w:t>
      </w:r>
      <w:r w:rsidR="00EA14E8" w:rsidRPr="007E32C6">
        <w:rPr>
          <w:rFonts w:ascii="Times New Roman" w:eastAsia="Times New Roman" w:hAnsi="Times New Roman" w:cs="Times New Roman"/>
          <w:sz w:val="28"/>
          <w:szCs w:val="28"/>
        </w:rPr>
        <w:t xml:space="preserve">а приобретает </w:t>
      </w:r>
      <w:r w:rsidRPr="007E32C6">
        <w:rPr>
          <w:rFonts w:ascii="Times New Roman" w:eastAsia="Times New Roman" w:hAnsi="Times New Roman" w:cs="Times New Roman"/>
          <w:sz w:val="28"/>
          <w:szCs w:val="28"/>
        </w:rPr>
        <w:t xml:space="preserve"> статус </w:t>
      </w:r>
      <w:r w:rsidR="00EA14E8" w:rsidRPr="007E32C6">
        <w:rPr>
          <w:rFonts w:ascii="Times New Roman" w:eastAsia="Times New Roman" w:hAnsi="Times New Roman" w:cs="Times New Roman"/>
          <w:sz w:val="28"/>
          <w:szCs w:val="28"/>
        </w:rPr>
        <w:t>«</w:t>
      </w:r>
      <w:r w:rsidRPr="007E32C6">
        <w:rPr>
          <w:rFonts w:ascii="Times New Roman" w:eastAsia="Times New Roman" w:hAnsi="Times New Roman" w:cs="Times New Roman"/>
          <w:sz w:val="28"/>
          <w:szCs w:val="28"/>
        </w:rPr>
        <w:t>готова</w:t>
      </w:r>
      <w:r w:rsidR="00EA14E8" w:rsidRPr="007E32C6">
        <w:rPr>
          <w:rFonts w:ascii="Times New Roman" w:eastAsia="Times New Roman" w:hAnsi="Times New Roman" w:cs="Times New Roman"/>
          <w:sz w:val="28"/>
          <w:szCs w:val="28"/>
        </w:rPr>
        <w:t>»</w:t>
      </w:r>
      <w:r w:rsidR="00EA5AC6" w:rsidRPr="007E32C6">
        <w:rPr>
          <w:rFonts w:ascii="Times New Roman" w:eastAsia="Times New Roman" w:hAnsi="Times New Roman" w:cs="Times New Roman"/>
          <w:sz w:val="28"/>
          <w:szCs w:val="28"/>
        </w:rPr>
        <w:t xml:space="preserve"> и «отгружена».  При получении</w:t>
      </w:r>
      <w:r w:rsidRPr="007E32C6">
        <w:rPr>
          <w:rFonts w:ascii="Times New Roman" w:eastAsia="Times New Roman" w:hAnsi="Times New Roman" w:cs="Times New Roman"/>
          <w:sz w:val="28"/>
          <w:szCs w:val="28"/>
        </w:rPr>
        <w:t xml:space="preserve"> </w:t>
      </w:r>
      <w:r w:rsidR="00EA14E8" w:rsidRPr="007E32C6">
        <w:rPr>
          <w:rFonts w:ascii="Times New Roman" w:eastAsia="Times New Roman" w:hAnsi="Times New Roman" w:cs="Times New Roman"/>
          <w:sz w:val="28"/>
          <w:szCs w:val="28"/>
        </w:rPr>
        <w:t xml:space="preserve">нового статуса </w:t>
      </w:r>
      <w:r w:rsidRPr="007E32C6">
        <w:rPr>
          <w:rFonts w:ascii="Times New Roman" w:eastAsia="Times New Roman" w:hAnsi="Times New Roman" w:cs="Times New Roman"/>
          <w:sz w:val="28"/>
          <w:szCs w:val="28"/>
        </w:rPr>
        <w:t xml:space="preserve"> в системе </w:t>
      </w:r>
      <w:r w:rsidR="00EA5AC6" w:rsidRPr="007E32C6">
        <w:rPr>
          <w:rFonts w:ascii="Times New Roman" w:eastAsia="Times New Roman" w:hAnsi="Times New Roman" w:cs="Times New Roman"/>
          <w:sz w:val="28"/>
          <w:szCs w:val="28"/>
        </w:rPr>
        <w:t xml:space="preserve">производственного учета </w:t>
      </w:r>
      <w:r w:rsidR="00EA14E8" w:rsidRPr="007E32C6">
        <w:rPr>
          <w:rFonts w:ascii="Times New Roman" w:eastAsia="Times New Roman" w:hAnsi="Times New Roman" w:cs="Times New Roman"/>
          <w:sz w:val="28"/>
          <w:szCs w:val="28"/>
        </w:rPr>
        <w:t>он</w:t>
      </w:r>
      <w:r w:rsidRPr="007E32C6">
        <w:rPr>
          <w:rFonts w:ascii="Times New Roman" w:eastAsia="Times New Roman" w:hAnsi="Times New Roman" w:cs="Times New Roman"/>
          <w:sz w:val="28"/>
          <w:szCs w:val="28"/>
        </w:rPr>
        <w:t xml:space="preserve"> отображается </w:t>
      </w:r>
      <w:r w:rsidR="00EA14E8" w:rsidRPr="007E32C6">
        <w:rPr>
          <w:rFonts w:ascii="Times New Roman" w:eastAsia="Times New Roman" w:hAnsi="Times New Roman" w:cs="Times New Roman"/>
          <w:sz w:val="28"/>
          <w:szCs w:val="28"/>
        </w:rPr>
        <w:t>и</w:t>
      </w:r>
      <w:r w:rsidRPr="007E32C6">
        <w:rPr>
          <w:rFonts w:ascii="Times New Roman" w:eastAsia="Times New Roman" w:hAnsi="Times New Roman" w:cs="Times New Roman"/>
          <w:sz w:val="28"/>
          <w:szCs w:val="28"/>
        </w:rPr>
        <w:t xml:space="preserve"> в </w:t>
      </w:r>
      <w:r w:rsidR="00EA14E8" w:rsidRPr="007E32C6">
        <w:rPr>
          <w:rFonts w:ascii="Times New Roman" w:eastAsia="Times New Roman" w:hAnsi="Times New Roman" w:cs="Times New Roman"/>
          <w:sz w:val="28"/>
          <w:szCs w:val="28"/>
        </w:rPr>
        <w:t>«</w:t>
      </w:r>
      <w:r w:rsidR="00AD411C" w:rsidRPr="007E32C6">
        <w:rPr>
          <w:rFonts w:ascii="Times New Roman" w:eastAsia="Times New Roman" w:hAnsi="Times New Roman" w:cs="Times New Roman"/>
          <w:sz w:val="28"/>
          <w:szCs w:val="28"/>
        </w:rPr>
        <w:t>ЦРМ Заявки</w:t>
      </w:r>
      <w:r w:rsidR="00EA14E8" w:rsidRPr="007E32C6">
        <w:rPr>
          <w:rFonts w:ascii="Times New Roman" w:eastAsia="Times New Roman" w:hAnsi="Times New Roman" w:cs="Times New Roman"/>
          <w:sz w:val="28"/>
          <w:szCs w:val="28"/>
        </w:rPr>
        <w:t>».</w:t>
      </w:r>
    </w:p>
    <w:p w:rsidR="00EF3535" w:rsidRPr="007E32C6" w:rsidRDefault="00EF3535"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При отгрузке заявки в </w:t>
      </w:r>
      <w:r w:rsidRPr="007E32C6">
        <w:rPr>
          <w:rFonts w:ascii="Times New Roman" w:eastAsia="Times New Roman" w:hAnsi="Times New Roman" w:cs="Times New Roman"/>
          <w:sz w:val="28"/>
          <w:szCs w:val="28"/>
          <w:lang w:val="en-US"/>
        </w:rPr>
        <w:t>CRM</w:t>
      </w:r>
      <w:r w:rsidRPr="007E32C6">
        <w:rPr>
          <w:rFonts w:ascii="Times New Roman" w:eastAsia="Times New Roman" w:hAnsi="Times New Roman" w:cs="Times New Roman"/>
          <w:sz w:val="28"/>
          <w:szCs w:val="28"/>
        </w:rPr>
        <w:t xml:space="preserve"> «Заявки»  </w:t>
      </w:r>
      <w:r w:rsidR="00D75B86" w:rsidRPr="007E32C6">
        <w:rPr>
          <w:rFonts w:ascii="Times New Roman" w:eastAsia="Times New Roman" w:hAnsi="Times New Roman" w:cs="Times New Roman"/>
          <w:sz w:val="28"/>
          <w:szCs w:val="28"/>
        </w:rPr>
        <w:t>в</w:t>
      </w:r>
      <w:r w:rsidR="00AD411C" w:rsidRPr="007E32C6">
        <w:rPr>
          <w:rFonts w:ascii="Times New Roman" w:eastAsia="Times New Roman" w:hAnsi="Times New Roman" w:cs="Times New Roman"/>
          <w:sz w:val="28"/>
          <w:szCs w:val="28"/>
        </w:rPr>
        <w:t xml:space="preserve"> момент выписки документа в 1с должно происходить списание </w:t>
      </w:r>
      <w:r w:rsidR="00D75B86" w:rsidRPr="007E32C6">
        <w:rPr>
          <w:rFonts w:ascii="Times New Roman" w:eastAsia="Times New Roman" w:hAnsi="Times New Roman" w:cs="Times New Roman"/>
          <w:sz w:val="28"/>
          <w:szCs w:val="28"/>
        </w:rPr>
        <w:t xml:space="preserve"> отгруженного товара со склада в п</w:t>
      </w:r>
      <w:r w:rsidR="00AD411C" w:rsidRPr="007E32C6">
        <w:rPr>
          <w:rFonts w:ascii="Times New Roman" w:eastAsia="Times New Roman" w:hAnsi="Times New Roman" w:cs="Times New Roman"/>
          <w:sz w:val="28"/>
          <w:szCs w:val="28"/>
        </w:rPr>
        <w:t xml:space="preserve">рограмме </w:t>
      </w:r>
      <w:r w:rsidRPr="007E32C6">
        <w:rPr>
          <w:rFonts w:ascii="Times New Roman" w:eastAsia="Times New Roman" w:hAnsi="Times New Roman" w:cs="Times New Roman"/>
          <w:sz w:val="28"/>
          <w:szCs w:val="28"/>
        </w:rPr>
        <w:t xml:space="preserve">  </w:t>
      </w:r>
    </w:p>
    <w:p w:rsidR="00050519" w:rsidRPr="007E32C6" w:rsidRDefault="00050519" w:rsidP="007E32C6">
      <w:pPr>
        <w:spacing w:line="276" w:lineRule="auto"/>
        <w:rPr>
          <w:rFonts w:ascii="Times New Roman" w:eastAsia="Play" w:hAnsi="Times New Roman" w:cs="Times New Roman"/>
          <w:sz w:val="28"/>
          <w:szCs w:val="28"/>
        </w:rPr>
      </w:pPr>
      <w:r w:rsidRPr="007E32C6">
        <w:rPr>
          <w:rFonts w:ascii="Times New Roman" w:eastAsia="Play" w:hAnsi="Times New Roman" w:cs="Times New Roman"/>
          <w:sz w:val="28"/>
          <w:szCs w:val="28"/>
        </w:rPr>
        <w:br w:type="page"/>
      </w:r>
    </w:p>
    <w:p w:rsidR="00F20B34" w:rsidRPr="007E32C6" w:rsidRDefault="00ED0785" w:rsidP="007E32C6">
      <w:pPr>
        <w:pStyle w:val="1"/>
        <w:spacing w:line="276" w:lineRule="auto"/>
        <w:ind w:right="0"/>
        <w:jc w:val="both"/>
        <w:rPr>
          <w:rFonts w:ascii="Times New Roman" w:hAnsi="Times New Roman" w:cs="Times New Roman"/>
          <w:b w:val="0"/>
          <w:sz w:val="28"/>
          <w:szCs w:val="28"/>
        </w:rPr>
      </w:pPr>
      <w:bookmarkStart w:id="59" w:name="_Toc15287956"/>
      <w:r w:rsidRPr="007E32C6">
        <w:rPr>
          <w:rFonts w:ascii="Times New Roman" w:hAnsi="Times New Roman" w:cs="Times New Roman"/>
          <w:b w:val="0"/>
          <w:sz w:val="28"/>
          <w:szCs w:val="28"/>
        </w:rPr>
        <w:lastRenderedPageBreak/>
        <w:t>4. Партия</w:t>
      </w:r>
      <w:r w:rsidR="009100B2" w:rsidRPr="007E32C6">
        <w:rPr>
          <w:rFonts w:ascii="Times New Roman" w:hAnsi="Times New Roman" w:cs="Times New Roman"/>
          <w:b w:val="0"/>
          <w:sz w:val="28"/>
          <w:szCs w:val="28"/>
        </w:rPr>
        <w:t>,</w:t>
      </w:r>
      <w:r w:rsidRPr="007E32C6">
        <w:rPr>
          <w:rFonts w:ascii="Times New Roman" w:hAnsi="Times New Roman" w:cs="Times New Roman"/>
          <w:b w:val="0"/>
          <w:sz w:val="28"/>
          <w:szCs w:val="28"/>
        </w:rPr>
        <w:t xml:space="preserve"> список процессов и данных</w:t>
      </w:r>
      <w:bookmarkEnd w:id="59"/>
    </w:p>
    <w:p w:rsidR="00375BA0" w:rsidRPr="007E32C6" w:rsidRDefault="00375BA0" w:rsidP="007E32C6">
      <w:pPr>
        <w:pStyle w:val="7"/>
        <w:spacing w:line="276" w:lineRule="auto"/>
        <w:rPr>
          <w:rFonts w:ascii="Times New Roman" w:eastAsia="Times New Roman" w:hAnsi="Times New Roman" w:cs="Times New Roman"/>
          <w:i w:val="0"/>
          <w:color w:val="auto"/>
          <w:sz w:val="28"/>
          <w:szCs w:val="28"/>
        </w:rPr>
      </w:pPr>
      <w:bookmarkStart w:id="60" w:name="_Toc15287957"/>
      <w:r w:rsidRPr="007E32C6">
        <w:rPr>
          <w:rFonts w:ascii="Times New Roman" w:eastAsia="Times New Roman" w:hAnsi="Times New Roman" w:cs="Times New Roman"/>
          <w:i w:val="0"/>
          <w:color w:val="auto"/>
          <w:sz w:val="28"/>
          <w:szCs w:val="28"/>
        </w:rPr>
        <w:t>4.1 Партия</w:t>
      </w:r>
      <w:bookmarkEnd w:id="60"/>
      <w:r w:rsidRPr="007E32C6">
        <w:rPr>
          <w:rFonts w:ascii="Times New Roman" w:eastAsia="Times New Roman" w:hAnsi="Times New Roman" w:cs="Times New Roman"/>
          <w:i w:val="0"/>
          <w:color w:val="auto"/>
          <w:sz w:val="28"/>
          <w:szCs w:val="28"/>
        </w:rPr>
        <w:t xml:space="preserve"> </w:t>
      </w:r>
    </w:p>
    <w:p w:rsidR="009100B2" w:rsidRPr="007E32C6" w:rsidRDefault="009100B2" w:rsidP="007E32C6">
      <w:pPr>
        <w:spacing w:line="276" w:lineRule="auto"/>
        <w:ind w:right="0"/>
        <w:jc w:val="both"/>
        <w:rPr>
          <w:rFonts w:ascii="Times New Roman" w:eastAsia="Times New Roman" w:hAnsi="Times New Roman" w:cs="Times New Roman"/>
          <w:sz w:val="28"/>
          <w:szCs w:val="28"/>
        </w:rPr>
      </w:pPr>
    </w:p>
    <w:p w:rsidR="00A014BD" w:rsidRPr="007E32C6" w:rsidRDefault="00A014BD" w:rsidP="007E32C6">
      <w:p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Учет продукции предполагает несколько сущностей материалов: сырье, партия, блоки, упаковки и листы</w:t>
      </w:r>
    </w:p>
    <w:p w:rsidR="00A014BD" w:rsidRPr="007E32C6" w:rsidRDefault="00A014BD" w:rsidP="007E32C6">
      <w:pPr>
        <w:spacing w:line="276" w:lineRule="auto"/>
        <w:ind w:right="0"/>
        <w:jc w:val="both"/>
        <w:rPr>
          <w:rFonts w:ascii="Times New Roman" w:eastAsia="Play" w:hAnsi="Times New Roman" w:cs="Times New Roman"/>
          <w:sz w:val="28"/>
          <w:szCs w:val="28"/>
        </w:rPr>
      </w:pPr>
    </w:p>
    <w:p w:rsidR="00E73E10"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Партия - совокупность некоторого количества единиц продукции одного наименования</w:t>
      </w:r>
      <w:del w:id="61" w:author="User" w:date="2019-08-19T14:28:00Z">
        <w:r w:rsidRPr="007E32C6" w:rsidDel="005E1C2E">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 созданного из одного вида сырья. Партия изготавливается под определенный вид готовой продукции. Партию производит один работник, на каждом этапе производства</w:t>
      </w:r>
      <w:del w:id="62" w:author="User" w:date="2019-08-19T14:28:00Z">
        <w:r w:rsidRPr="007E32C6" w:rsidDel="005E1C2E">
          <w:rPr>
            <w:rFonts w:ascii="Times New Roman" w:eastAsia="Play" w:hAnsi="Times New Roman" w:cs="Times New Roman"/>
            <w:sz w:val="28"/>
            <w:szCs w:val="28"/>
          </w:rPr>
          <w:delText xml:space="preserve"> </w:delText>
        </w:r>
      </w:del>
      <w:r w:rsidRPr="007E32C6">
        <w:rPr>
          <w:rFonts w:ascii="Times New Roman" w:eastAsia="Play" w:hAnsi="Times New Roman" w:cs="Times New Roman"/>
          <w:sz w:val="28"/>
          <w:szCs w:val="28"/>
        </w:rPr>
        <w:t xml:space="preserve">, на одном оборудовании в ограниченный, рабочей сменой, период времени (т.е. одну партию мог сделать </w:t>
      </w:r>
      <w:del w:id="63" w:author="User" w:date="2019-08-19T14:28:00Z">
        <w:r w:rsidRPr="007E32C6" w:rsidDel="005E1C2E">
          <w:rPr>
            <w:rFonts w:ascii="Times New Roman" w:eastAsia="Play" w:hAnsi="Times New Roman" w:cs="Times New Roman"/>
            <w:sz w:val="28"/>
            <w:szCs w:val="28"/>
          </w:rPr>
          <w:delText xml:space="preserve">вспенщик  </w:delText>
        </w:r>
      </w:del>
      <w:proofErr w:type="spellStart"/>
      <w:ins w:id="64" w:author="User" w:date="2019-08-19T14:28:00Z">
        <w:r w:rsidR="005E1C2E" w:rsidRPr="007E32C6">
          <w:rPr>
            <w:rFonts w:ascii="Times New Roman" w:eastAsia="Play" w:hAnsi="Times New Roman" w:cs="Times New Roman"/>
            <w:sz w:val="28"/>
            <w:szCs w:val="28"/>
          </w:rPr>
          <w:t>вспен</w:t>
        </w:r>
        <w:r w:rsidR="005E1C2E">
          <w:rPr>
            <w:rFonts w:ascii="Times New Roman" w:eastAsia="Play" w:hAnsi="Times New Roman" w:cs="Times New Roman"/>
            <w:sz w:val="28"/>
            <w:szCs w:val="28"/>
          </w:rPr>
          <w:t>щ</w:t>
        </w:r>
        <w:r w:rsidR="005E1C2E" w:rsidRPr="007E32C6">
          <w:rPr>
            <w:rFonts w:ascii="Times New Roman" w:eastAsia="Play" w:hAnsi="Times New Roman" w:cs="Times New Roman"/>
            <w:sz w:val="28"/>
            <w:szCs w:val="28"/>
          </w:rPr>
          <w:t>ик</w:t>
        </w:r>
        <w:proofErr w:type="spellEnd"/>
        <w:r w:rsidR="005E1C2E" w:rsidRPr="007E32C6">
          <w:rPr>
            <w:rFonts w:ascii="Times New Roman" w:eastAsia="Play" w:hAnsi="Times New Roman" w:cs="Times New Roman"/>
            <w:sz w:val="28"/>
            <w:szCs w:val="28"/>
          </w:rPr>
          <w:t xml:space="preserve">  </w:t>
        </w:r>
      </w:ins>
      <w:r w:rsidRPr="007E32C6">
        <w:rPr>
          <w:rFonts w:ascii="Times New Roman" w:eastAsia="Play" w:hAnsi="Times New Roman" w:cs="Times New Roman"/>
          <w:sz w:val="28"/>
          <w:szCs w:val="28"/>
        </w:rPr>
        <w:t xml:space="preserve">Хохлов из сырья SE301,  формовщик Фролов и бригада резчиков  Ильиных и Вторушин  с целью произвести 40м3 ППС14). </w:t>
      </w:r>
    </w:p>
    <w:p w:rsidR="00E73E10"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Партия хранит в себе массив следующих данных: 1)Информация, которая получаются при планировании готовой продукции, 2)Данные, которые партия получает в стадиях производства (процесса). При производстве партии может быть разное количество процессов.</w:t>
      </w:r>
    </w:p>
    <w:p w:rsidR="00E73E10" w:rsidRPr="007E32C6" w:rsidRDefault="00E73E10" w:rsidP="007E32C6">
      <w:pPr>
        <w:spacing w:line="276" w:lineRule="auto"/>
        <w:ind w:right="0"/>
        <w:jc w:val="both"/>
        <w:rPr>
          <w:rFonts w:ascii="Times New Roman" w:eastAsia="Play" w:hAnsi="Times New Roman" w:cs="Times New Roman"/>
          <w:sz w:val="28"/>
          <w:szCs w:val="28"/>
        </w:rPr>
      </w:pPr>
    </w:p>
    <w:p w:rsidR="00E73E10"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Блок - промежуточная единица производственного учета. Блок - это инвентарный объект, который физически может представлять собой булку пенопласта, отформованную на блок - форме или упаковку готовой продукции (</w:t>
      </w:r>
      <w:proofErr w:type="spellStart"/>
      <w:r w:rsidRPr="007E32C6">
        <w:rPr>
          <w:rFonts w:ascii="Times New Roman" w:eastAsia="Play" w:hAnsi="Times New Roman" w:cs="Times New Roman"/>
          <w:sz w:val="28"/>
          <w:szCs w:val="28"/>
        </w:rPr>
        <w:t>пеноформ-эксрузия</w:t>
      </w:r>
      <w:proofErr w:type="spellEnd"/>
      <w:r w:rsidRPr="007E32C6">
        <w:rPr>
          <w:rFonts w:ascii="Times New Roman" w:eastAsia="Play" w:hAnsi="Times New Roman" w:cs="Times New Roman"/>
          <w:sz w:val="28"/>
          <w:szCs w:val="28"/>
        </w:rPr>
        <w:t xml:space="preserve">). На блок клеиться соответствующая  этикетка с индивидуальным номером блока. </w:t>
      </w:r>
      <w:proofErr w:type="spellStart"/>
      <w:r w:rsidRPr="007E32C6">
        <w:rPr>
          <w:rFonts w:ascii="Times New Roman" w:eastAsia="Play" w:hAnsi="Times New Roman" w:cs="Times New Roman"/>
          <w:sz w:val="28"/>
          <w:szCs w:val="28"/>
        </w:rPr>
        <w:t>Пеноформ</w:t>
      </w:r>
      <w:proofErr w:type="spellEnd"/>
      <w:r w:rsidR="00F6165B" w:rsidRPr="007E32C6">
        <w:rPr>
          <w:rFonts w:ascii="Times New Roman" w:eastAsia="Play" w:hAnsi="Times New Roman" w:cs="Times New Roman"/>
          <w:sz w:val="28"/>
          <w:szCs w:val="28"/>
        </w:rPr>
        <w:t xml:space="preserve"> и ЭПС</w:t>
      </w:r>
      <w:r w:rsidRPr="007E32C6">
        <w:rPr>
          <w:rFonts w:ascii="Times New Roman" w:eastAsia="Play" w:hAnsi="Times New Roman" w:cs="Times New Roman"/>
          <w:sz w:val="28"/>
          <w:szCs w:val="28"/>
        </w:rPr>
        <w:t xml:space="preserve"> сразу упаковывается  после фор</w:t>
      </w:r>
      <w:r w:rsidR="00F6165B" w:rsidRPr="007E32C6">
        <w:rPr>
          <w:rFonts w:ascii="Times New Roman" w:eastAsia="Play" w:hAnsi="Times New Roman" w:cs="Times New Roman"/>
          <w:sz w:val="28"/>
          <w:szCs w:val="28"/>
        </w:rPr>
        <w:t xml:space="preserve">мовки и попадает на весы как блок. После взвешивания блоки </w:t>
      </w:r>
      <w:proofErr w:type="spellStart"/>
      <w:r w:rsidR="00F6165B" w:rsidRPr="007E32C6">
        <w:rPr>
          <w:rFonts w:ascii="Times New Roman" w:eastAsia="Play" w:hAnsi="Times New Roman" w:cs="Times New Roman"/>
          <w:sz w:val="28"/>
          <w:szCs w:val="28"/>
        </w:rPr>
        <w:t>пеноформа</w:t>
      </w:r>
      <w:proofErr w:type="spellEnd"/>
      <w:r w:rsidR="00F6165B" w:rsidRPr="007E32C6">
        <w:rPr>
          <w:rFonts w:ascii="Times New Roman" w:eastAsia="Play" w:hAnsi="Times New Roman" w:cs="Times New Roman"/>
          <w:sz w:val="28"/>
          <w:szCs w:val="28"/>
        </w:rPr>
        <w:t xml:space="preserve"> и ЭПС сразу же переходят в статус готовой продукции</w:t>
      </w:r>
      <w:ins w:id="65" w:author="User" w:date="2019-08-19T14:29:00Z">
        <w:r w:rsidR="005E1C2E">
          <w:rPr>
            <w:rFonts w:ascii="Times New Roman" w:eastAsia="Play" w:hAnsi="Times New Roman" w:cs="Times New Roman"/>
            <w:sz w:val="28"/>
            <w:szCs w:val="28"/>
          </w:rPr>
          <w:t>.</w:t>
        </w:r>
      </w:ins>
      <w:r w:rsidR="00F6165B" w:rsidRPr="007E32C6">
        <w:rPr>
          <w:rFonts w:ascii="Times New Roman" w:eastAsia="Play" w:hAnsi="Times New Roman" w:cs="Times New Roman"/>
          <w:sz w:val="28"/>
          <w:szCs w:val="28"/>
        </w:rPr>
        <w:t xml:space="preserve">  </w:t>
      </w:r>
      <w:r w:rsidR="00CB395F" w:rsidRPr="007E32C6">
        <w:rPr>
          <w:rFonts w:ascii="Times New Roman" w:eastAsia="Play" w:hAnsi="Times New Roman" w:cs="Times New Roman"/>
          <w:sz w:val="28"/>
          <w:szCs w:val="28"/>
        </w:rPr>
        <w:t xml:space="preserve">Одним из основных параметров блока является его размер. Блоки могут быть получены с фиксированными размерами </w:t>
      </w:r>
      <w:r w:rsidR="00EF3535" w:rsidRPr="007E32C6">
        <w:rPr>
          <w:rFonts w:ascii="Times New Roman" w:eastAsia="Play" w:hAnsi="Times New Roman" w:cs="Times New Roman"/>
          <w:sz w:val="28"/>
          <w:szCs w:val="28"/>
        </w:rPr>
        <w:t>в момент формовки, либо могут быть сформированы из нескольких листов.</w:t>
      </w:r>
      <w:r w:rsidR="00CB395F" w:rsidRPr="007E32C6">
        <w:rPr>
          <w:rFonts w:ascii="Times New Roman" w:eastAsia="Play" w:hAnsi="Times New Roman" w:cs="Times New Roman"/>
          <w:sz w:val="28"/>
          <w:szCs w:val="28"/>
        </w:rPr>
        <w:t xml:space="preserve"> </w:t>
      </w:r>
    </w:p>
    <w:p w:rsidR="00E73E10" w:rsidRPr="007E32C6" w:rsidRDefault="00E73E10" w:rsidP="007E32C6">
      <w:pPr>
        <w:spacing w:line="276" w:lineRule="auto"/>
        <w:ind w:right="0"/>
        <w:jc w:val="both"/>
        <w:rPr>
          <w:rFonts w:ascii="Times New Roman" w:eastAsia="Play" w:hAnsi="Times New Roman" w:cs="Times New Roman"/>
          <w:sz w:val="28"/>
          <w:szCs w:val="28"/>
        </w:rPr>
      </w:pPr>
    </w:p>
    <w:p w:rsidR="00EF3535" w:rsidRPr="007E32C6" w:rsidRDefault="00CB395F"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Упаковка – класс продукции, которая укладывается в обёртку для сохранения товарных качеств. В упаковку фасуются такие группы товаров как </w:t>
      </w:r>
      <w:proofErr w:type="spellStart"/>
      <w:r w:rsidRPr="007E32C6">
        <w:rPr>
          <w:rFonts w:ascii="Times New Roman" w:eastAsia="Play" w:hAnsi="Times New Roman" w:cs="Times New Roman"/>
          <w:sz w:val="28"/>
          <w:szCs w:val="28"/>
        </w:rPr>
        <w:t>пеноформ</w:t>
      </w:r>
      <w:proofErr w:type="spellEnd"/>
      <w:r w:rsidRPr="007E32C6">
        <w:rPr>
          <w:rFonts w:ascii="Times New Roman" w:eastAsia="Play" w:hAnsi="Times New Roman" w:cs="Times New Roman"/>
          <w:sz w:val="28"/>
          <w:szCs w:val="28"/>
        </w:rPr>
        <w:t xml:space="preserve">, экструзия, </w:t>
      </w:r>
      <w:r w:rsidR="00F6165B" w:rsidRPr="007E32C6">
        <w:rPr>
          <w:rFonts w:ascii="Times New Roman" w:eastAsia="Play" w:hAnsi="Times New Roman" w:cs="Times New Roman"/>
          <w:sz w:val="28"/>
          <w:szCs w:val="28"/>
        </w:rPr>
        <w:t xml:space="preserve">крошка, </w:t>
      </w:r>
      <w:r w:rsidRPr="007E32C6">
        <w:rPr>
          <w:rFonts w:ascii="Times New Roman" w:eastAsia="Play" w:hAnsi="Times New Roman" w:cs="Times New Roman"/>
          <w:sz w:val="28"/>
          <w:szCs w:val="28"/>
        </w:rPr>
        <w:t xml:space="preserve">пенопласт и скорлупа. </w:t>
      </w:r>
    </w:p>
    <w:p w:rsidR="00CB395F" w:rsidRPr="007E32C6" w:rsidRDefault="00CB395F"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 </w:t>
      </w:r>
    </w:p>
    <w:p w:rsidR="00EF3535" w:rsidRPr="007E32C6" w:rsidRDefault="00EF3535"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Лист - наименьший вид единицы продукции. По сути, представляет собой штучный товар с индивидуальными характеристиками. </w:t>
      </w:r>
    </w:p>
    <w:p w:rsidR="00CB395F" w:rsidRPr="007E32C6" w:rsidRDefault="00CB395F" w:rsidP="007E32C6">
      <w:pPr>
        <w:spacing w:line="276" w:lineRule="auto"/>
        <w:ind w:right="0"/>
        <w:jc w:val="both"/>
        <w:rPr>
          <w:rFonts w:ascii="Times New Roman" w:eastAsia="Play" w:hAnsi="Times New Roman" w:cs="Times New Roman"/>
          <w:sz w:val="28"/>
          <w:szCs w:val="28"/>
        </w:rPr>
      </w:pPr>
    </w:p>
    <w:p w:rsidR="00A014BD"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Позиция – номенклатура товара в рамках одного заказа (заявки) не ограниченная объемом. В </w:t>
      </w:r>
      <w:r w:rsidR="00C869C1" w:rsidRPr="007E32C6">
        <w:rPr>
          <w:rFonts w:ascii="Times New Roman" w:eastAsia="Play" w:hAnsi="Times New Roman" w:cs="Times New Roman"/>
          <w:sz w:val="28"/>
          <w:szCs w:val="28"/>
        </w:rPr>
        <w:t>одной</w:t>
      </w:r>
      <w:r w:rsidRPr="007E32C6">
        <w:rPr>
          <w:rFonts w:ascii="Times New Roman" w:eastAsia="Play" w:hAnsi="Times New Roman" w:cs="Times New Roman"/>
          <w:sz w:val="28"/>
          <w:szCs w:val="28"/>
        </w:rPr>
        <w:t xml:space="preserve"> позиции может быть несколько блоков, а возможно и обратное соотношение.   </w:t>
      </w:r>
    </w:p>
    <w:p w:rsidR="00E73E10"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lastRenderedPageBreak/>
        <w:t xml:space="preserve">Крошка </w:t>
      </w:r>
      <w:proofErr w:type="spellStart"/>
      <w:r w:rsidRPr="007E32C6">
        <w:rPr>
          <w:rFonts w:ascii="Times New Roman" w:eastAsia="Play" w:hAnsi="Times New Roman" w:cs="Times New Roman"/>
          <w:sz w:val="28"/>
          <w:szCs w:val="28"/>
        </w:rPr>
        <w:t>ппс</w:t>
      </w:r>
      <w:proofErr w:type="spellEnd"/>
      <w:r w:rsidRPr="007E32C6">
        <w:rPr>
          <w:rFonts w:ascii="Times New Roman" w:eastAsia="Play" w:hAnsi="Times New Roman" w:cs="Times New Roman"/>
          <w:sz w:val="28"/>
          <w:szCs w:val="28"/>
        </w:rPr>
        <w:t xml:space="preserve"> отгружается сразу после </w:t>
      </w:r>
      <w:proofErr w:type="spellStart"/>
      <w:r w:rsidRPr="007E32C6">
        <w:rPr>
          <w:rFonts w:ascii="Times New Roman" w:eastAsia="Play" w:hAnsi="Times New Roman" w:cs="Times New Roman"/>
          <w:sz w:val="28"/>
          <w:szCs w:val="28"/>
        </w:rPr>
        <w:t>вспенки</w:t>
      </w:r>
      <w:proofErr w:type="spellEnd"/>
      <w:r w:rsidRPr="007E32C6">
        <w:rPr>
          <w:rFonts w:ascii="Times New Roman" w:eastAsia="Play" w:hAnsi="Times New Roman" w:cs="Times New Roman"/>
          <w:sz w:val="28"/>
          <w:szCs w:val="28"/>
        </w:rPr>
        <w:t>, э</w:t>
      </w:r>
      <w:r w:rsidR="008A5A70" w:rsidRPr="007E32C6">
        <w:rPr>
          <w:rFonts w:ascii="Times New Roman" w:eastAsia="Play" w:hAnsi="Times New Roman" w:cs="Times New Roman"/>
          <w:sz w:val="28"/>
          <w:szCs w:val="28"/>
        </w:rPr>
        <w:t>т</w:t>
      </w:r>
      <w:r w:rsidRPr="007E32C6">
        <w:rPr>
          <w:rFonts w:ascii="Times New Roman" w:eastAsia="Play" w:hAnsi="Times New Roman" w:cs="Times New Roman"/>
          <w:sz w:val="28"/>
          <w:szCs w:val="28"/>
        </w:rPr>
        <w:t xml:space="preserve">а номенклатура </w:t>
      </w:r>
      <w:r w:rsidR="008A5A70" w:rsidRPr="007E32C6">
        <w:rPr>
          <w:rFonts w:ascii="Times New Roman" w:eastAsia="Play" w:hAnsi="Times New Roman" w:cs="Times New Roman"/>
          <w:sz w:val="28"/>
          <w:szCs w:val="28"/>
        </w:rPr>
        <w:t>приобретает статус блока в процессе фасовки продукции</w:t>
      </w:r>
      <w:r w:rsidR="00A014BD" w:rsidRPr="007E32C6">
        <w:rPr>
          <w:rFonts w:ascii="Times New Roman" w:eastAsia="Play" w:hAnsi="Times New Roman" w:cs="Times New Roman"/>
          <w:sz w:val="28"/>
          <w:szCs w:val="28"/>
        </w:rPr>
        <w:t xml:space="preserve"> и автоматически уходит в </w:t>
      </w:r>
      <w:r w:rsidR="00C869C1" w:rsidRPr="007E32C6">
        <w:rPr>
          <w:rFonts w:ascii="Times New Roman" w:eastAsia="Play" w:hAnsi="Times New Roman" w:cs="Times New Roman"/>
          <w:sz w:val="28"/>
          <w:szCs w:val="28"/>
        </w:rPr>
        <w:t>готовую продукцию как лист</w:t>
      </w:r>
      <w:r w:rsidR="00A014BD" w:rsidRPr="007E32C6">
        <w:rPr>
          <w:rFonts w:ascii="Times New Roman" w:eastAsia="Play" w:hAnsi="Times New Roman" w:cs="Times New Roman"/>
          <w:sz w:val="28"/>
          <w:szCs w:val="28"/>
        </w:rPr>
        <w:t xml:space="preserve">. </w:t>
      </w:r>
      <w:proofErr w:type="spellStart"/>
      <w:r w:rsidR="00A014BD" w:rsidRPr="007E32C6">
        <w:rPr>
          <w:rFonts w:ascii="Times New Roman" w:eastAsia="Play" w:hAnsi="Times New Roman" w:cs="Times New Roman"/>
          <w:sz w:val="28"/>
          <w:szCs w:val="28"/>
        </w:rPr>
        <w:t>Пенофо</w:t>
      </w:r>
      <w:r w:rsidR="00C869C1" w:rsidRPr="007E32C6">
        <w:rPr>
          <w:rFonts w:ascii="Times New Roman" w:eastAsia="Play" w:hAnsi="Times New Roman" w:cs="Times New Roman"/>
          <w:sz w:val="28"/>
          <w:szCs w:val="28"/>
        </w:rPr>
        <w:t>рм</w:t>
      </w:r>
      <w:proofErr w:type="spellEnd"/>
      <w:r w:rsidR="00C869C1" w:rsidRPr="007E32C6">
        <w:rPr>
          <w:rFonts w:ascii="Times New Roman" w:eastAsia="Play" w:hAnsi="Times New Roman" w:cs="Times New Roman"/>
          <w:sz w:val="28"/>
          <w:szCs w:val="28"/>
        </w:rPr>
        <w:t>, экструзия при взвешивании (</w:t>
      </w:r>
      <w:r w:rsidR="00A014BD" w:rsidRPr="007E32C6">
        <w:rPr>
          <w:rFonts w:ascii="Times New Roman" w:eastAsia="Play" w:hAnsi="Times New Roman" w:cs="Times New Roman"/>
          <w:sz w:val="28"/>
          <w:szCs w:val="28"/>
        </w:rPr>
        <w:t>создании) фиксируются</w:t>
      </w:r>
      <w:r w:rsidR="008A5A70" w:rsidRPr="007E32C6">
        <w:rPr>
          <w:rFonts w:ascii="Times New Roman" w:eastAsia="Play" w:hAnsi="Times New Roman" w:cs="Times New Roman"/>
          <w:sz w:val="28"/>
          <w:szCs w:val="28"/>
        </w:rPr>
        <w:t xml:space="preserve"> блоком становятся готовой продукцией. </w:t>
      </w:r>
    </w:p>
    <w:p w:rsidR="00E73E10" w:rsidRPr="007E32C6" w:rsidRDefault="00E73E10" w:rsidP="007E32C6">
      <w:pPr>
        <w:spacing w:line="276" w:lineRule="auto"/>
        <w:ind w:right="0"/>
        <w:jc w:val="both"/>
        <w:rPr>
          <w:rFonts w:ascii="Times New Roman" w:eastAsia="Play" w:hAnsi="Times New Roman" w:cs="Times New Roman"/>
          <w:sz w:val="28"/>
          <w:szCs w:val="28"/>
        </w:rPr>
      </w:pPr>
    </w:p>
    <w:p w:rsidR="00E73E10" w:rsidRPr="007E32C6" w:rsidRDefault="00E73E10"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 стадии резки возможна отбраковка продукции. Резка осуществляется на станке для блоков размером 2м(резка2) и для блоков размером 6м (резка6). Так же возможна резка продукции для фигурной резк</w:t>
      </w:r>
      <w:proofErr w:type="gramStart"/>
      <w:r w:rsidRPr="007E32C6">
        <w:rPr>
          <w:rFonts w:ascii="Times New Roman" w:eastAsia="Play" w:hAnsi="Times New Roman" w:cs="Times New Roman"/>
          <w:sz w:val="28"/>
          <w:szCs w:val="28"/>
        </w:rPr>
        <w:t>и(</w:t>
      </w:r>
      <w:proofErr w:type="spellStart"/>
      <w:proofErr w:type="gramEnd"/>
      <w:r w:rsidRPr="007E32C6">
        <w:rPr>
          <w:rFonts w:ascii="Times New Roman" w:eastAsia="Play" w:hAnsi="Times New Roman" w:cs="Times New Roman"/>
          <w:sz w:val="28"/>
          <w:szCs w:val="28"/>
        </w:rPr>
        <w:t>резкаФ</w:t>
      </w:r>
      <w:proofErr w:type="spellEnd"/>
      <w:r w:rsidRPr="007E32C6">
        <w:rPr>
          <w:rFonts w:ascii="Times New Roman" w:eastAsia="Play" w:hAnsi="Times New Roman" w:cs="Times New Roman"/>
          <w:sz w:val="28"/>
          <w:szCs w:val="28"/>
        </w:rPr>
        <w:t>), полуфабрикаты для фигурной резки в начале подготавливаются(торцуются) на резке 2м или 6м, а потом отправляется  на фигурную резку</w:t>
      </w:r>
      <w:r w:rsidR="008A5A70" w:rsidRPr="007E32C6">
        <w:rPr>
          <w:rFonts w:ascii="Times New Roman" w:eastAsia="Play" w:hAnsi="Times New Roman" w:cs="Times New Roman"/>
          <w:sz w:val="28"/>
          <w:szCs w:val="28"/>
        </w:rPr>
        <w:t xml:space="preserve">. </w:t>
      </w:r>
      <w:r w:rsidR="00CB395F" w:rsidRPr="007E32C6">
        <w:rPr>
          <w:rFonts w:ascii="Times New Roman" w:eastAsia="Play" w:hAnsi="Times New Roman" w:cs="Times New Roman"/>
          <w:sz w:val="28"/>
          <w:szCs w:val="28"/>
        </w:rPr>
        <w:t>Полуфабрикаты для фигурной резки находятся в категории блок и образуются из других блоков</w:t>
      </w:r>
    </w:p>
    <w:p w:rsidR="00E73E10" w:rsidRPr="007E32C6" w:rsidRDefault="00E73E10" w:rsidP="007E32C6">
      <w:pPr>
        <w:spacing w:line="276" w:lineRule="auto"/>
        <w:ind w:right="0"/>
        <w:jc w:val="both"/>
        <w:rPr>
          <w:rFonts w:ascii="Times New Roman" w:eastAsia="Play" w:hAnsi="Times New Roman" w:cs="Times New Roman"/>
          <w:sz w:val="28"/>
          <w:szCs w:val="28"/>
        </w:rPr>
      </w:pPr>
    </w:p>
    <w:p w:rsidR="00E73E10" w:rsidRPr="007E32C6" w:rsidRDefault="00E73E10" w:rsidP="007E32C6">
      <w:pPr>
        <w:spacing w:line="276" w:lineRule="auto"/>
        <w:ind w:right="0"/>
        <w:jc w:val="both"/>
        <w:rPr>
          <w:rFonts w:ascii="Times New Roman" w:eastAsia="Play" w:hAnsi="Times New Roman" w:cs="Times New Roman"/>
          <w:sz w:val="28"/>
          <w:szCs w:val="28"/>
        </w:rPr>
      </w:pPr>
    </w:p>
    <w:p w:rsidR="00E73E10" w:rsidRPr="007E32C6" w:rsidRDefault="00E73E10"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Список процессов:</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Поступление сырья на склад</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Забор сырья со склада, акт списания сырья 1с </w:t>
      </w:r>
      <w:proofErr w:type="gramStart"/>
      <w:r w:rsidRPr="007E32C6">
        <w:rPr>
          <w:rFonts w:ascii="Times New Roman" w:eastAsia="Times New Roman" w:hAnsi="Times New Roman" w:cs="Times New Roman"/>
          <w:sz w:val="28"/>
          <w:szCs w:val="28"/>
        </w:rPr>
        <w:t xml:space="preserve">( </w:t>
      </w:r>
      <w:proofErr w:type="gramEnd"/>
      <w:r w:rsidRPr="007E32C6">
        <w:rPr>
          <w:rFonts w:ascii="Times New Roman" w:eastAsia="Times New Roman" w:hAnsi="Times New Roman" w:cs="Times New Roman"/>
          <w:sz w:val="28"/>
          <w:szCs w:val="28"/>
        </w:rPr>
        <w:t>Акт1)</w:t>
      </w:r>
    </w:p>
    <w:p w:rsidR="00E73E10" w:rsidRPr="007E32C6" w:rsidRDefault="00E73E10" w:rsidP="007E32C6">
      <w:pPr>
        <w:spacing w:line="276" w:lineRule="auto"/>
        <w:ind w:left="708" w:right="0"/>
        <w:jc w:val="both"/>
        <w:rPr>
          <w:rFonts w:ascii="Times New Roman" w:eastAsia="Times New Roman" w:hAnsi="Times New Roman" w:cs="Times New Roman"/>
          <w:sz w:val="28"/>
          <w:szCs w:val="28"/>
          <w:lang w:val="en-US"/>
        </w:rPr>
      </w:pPr>
      <w:proofErr w:type="spellStart"/>
      <w:r w:rsidRPr="007E32C6">
        <w:rPr>
          <w:rFonts w:ascii="Times New Roman" w:eastAsia="Times New Roman" w:hAnsi="Times New Roman" w:cs="Times New Roman"/>
          <w:sz w:val="28"/>
          <w:szCs w:val="28"/>
        </w:rPr>
        <w:t>Вспенка</w:t>
      </w:r>
      <w:proofErr w:type="spellEnd"/>
      <w:r w:rsidRPr="007E32C6">
        <w:rPr>
          <w:rFonts w:ascii="Times New Roman" w:eastAsia="Times New Roman" w:hAnsi="Times New Roman" w:cs="Times New Roman"/>
          <w:sz w:val="28"/>
          <w:szCs w:val="28"/>
          <w:lang w:val="en-US"/>
        </w:rPr>
        <w:t xml:space="preserve"> (I ,I </w:t>
      </w:r>
      <w:proofErr w:type="spellStart"/>
      <w:r w:rsidRPr="007E32C6">
        <w:rPr>
          <w:rFonts w:ascii="Times New Roman" w:eastAsia="Times New Roman" w:hAnsi="Times New Roman" w:cs="Times New Roman"/>
          <w:sz w:val="28"/>
          <w:szCs w:val="28"/>
          <w:lang w:val="en-US"/>
        </w:rPr>
        <w:t>I</w:t>
      </w:r>
      <w:proofErr w:type="spellEnd"/>
      <w:r w:rsidRPr="007E32C6">
        <w:rPr>
          <w:rFonts w:ascii="Times New Roman" w:eastAsia="Times New Roman" w:hAnsi="Times New Roman" w:cs="Times New Roman"/>
          <w:sz w:val="28"/>
          <w:szCs w:val="28"/>
          <w:lang w:val="en-US"/>
        </w:rPr>
        <w:t xml:space="preserve">,  I </w:t>
      </w:r>
      <w:proofErr w:type="spellStart"/>
      <w:r w:rsidRPr="007E32C6">
        <w:rPr>
          <w:rFonts w:ascii="Times New Roman" w:eastAsia="Times New Roman" w:hAnsi="Times New Roman" w:cs="Times New Roman"/>
          <w:sz w:val="28"/>
          <w:szCs w:val="28"/>
          <w:lang w:val="en-US"/>
        </w:rPr>
        <w:t>I</w:t>
      </w:r>
      <w:proofErr w:type="spellEnd"/>
      <w:r w:rsidRPr="007E32C6">
        <w:rPr>
          <w:rFonts w:ascii="Times New Roman" w:eastAsia="Times New Roman" w:hAnsi="Times New Roman" w:cs="Times New Roman"/>
          <w:sz w:val="28"/>
          <w:szCs w:val="28"/>
          <w:lang w:val="en-US"/>
        </w:rPr>
        <w:t xml:space="preserve"> I)</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Формовка(2м,6м, </w:t>
      </w:r>
      <w:proofErr w:type="spellStart"/>
      <w:r w:rsidRPr="007E32C6">
        <w:rPr>
          <w:rFonts w:ascii="Times New Roman" w:eastAsia="Times New Roman" w:hAnsi="Times New Roman" w:cs="Times New Roman"/>
          <w:sz w:val="28"/>
          <w:szCs w:val="28"/>
        </w:rPr>
        <w:t>пеноформ</w:t>
      </w:r>
      <w:proofErr w:type="spellEnd"/>
      <w:r w:rsidR="00C869C1" w:rsidRPr="007E32C6">
        <w:rPr>
          <w:rFonts w:ascii="Times New Roman" w:eastAsia="Times New Roman" w:hAnsi="Times New Roman" w:cs="Times New Roman"/>
          <w:sz w:val="28"/>
          <w:szCs w:val="28"/>
        </w:rPr>
        <w:t xml:space="preserve">, </w:t>
      </w:r>
      <w:proofErr w:type="spellStart"/>
      <w:r w:rsidR="00C869C1" w:rsidRPr="007E32C6">
        <w:rPr>
          <w:rFonts w:ascii="Times New Roman" w:eastAsia="Times New Roman" w:hAnsi="Times New Roman" w:cs="Times New Roman"/>
          <w:sz w:val="28"/>
          <w:szCs w:val="28"/>
        </w:rPr>
        <w:t>эпс</w:t>
      </w:r>
      <w:proofErr w:type="spellEnd"/>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Акт производства полуфабрикатов для 1с (Акт2)</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Резка и упаковка</w:t>
      </w:r>
      <w:r w:rsidR="00C869C1" w:rsidRPr="007E32C6">
        <w:rPr>
          <w:rFonts w:ascii="Times New Roman" w:eastAsia="Times New Roman" w:hAnsi="Times New Roman" w:cs="Times New Roman"/>
          <w:sz w:val="28"/>
          <w:szCs w:val="28"/>
        </w:rPr>
        <w:t xml:space="preserve"> </w:t>
      </w:r>
      <w:r w:rsidRPr="007E32C6">
        <w:rPr>
          <w:rFonts w:ascii="Times New Roman" w:eastAsia="Times New Roman" w:hAnsi="Times New Roman" w:cs="Times New Roman"/>
          <w:sz w:val="28"/>
          <w:szCs w:val="28"/>
        </w:rPr>
        <w:t xml:space="preserve">(Резка2, резка6, </w:t>
      </w:r>
      <w:proofErr w:type="spellStart"/>
      <w:r w:rsidRPr="007E32C6">
        <w:rPr>
          <w:rFonts w:ascii="Times New Roman" w:eastAsia="Times New Roman" w:hAnsi="Times New Roman" w:cs="Times New Roman"/>
          <w:sz w:val="28"/>
          <w:szCs w:val="28"/>
        </w:rPr>
        <w:t>резкаФ</w:t>
      </w:r>
      <w:proofErr w:type="spellEnd"/>
      <w:r w:rsidR="00C869C1" w:rsidRPr="007E32C6">
        <w:rPr>
          <w:rFonts w:ascii="Times New Roman" w:eastAsia="Times New Roman" w:hAnsi="Times New Roman" w:cs="Times New Roman"/>
          <w:sz w:val="28"/>
          <w:szCs w:val="28"/>
        </w:rPr>
        <w:t xml:space="preserve">, </w:t>
      </w:r>
      <w:proofErr w:type="spellStart"/>
      <w:r w:rsidR="00C869C1" w:rsidRPr="007E32C6">
        <w:rPr>
          <w:rFonts w:ascii="Times New Roman" w:eastAsia="Times New Roman" w:hAnsi="Times New Roman" w:cs="Times New Roman"/>
          <w:sz w:val="28"/>
          <w:szCs w:val="28"/>
        </w:rPr>
        <w:t>уп</w:t>
      </w:r>
      <w:proofErr w:type="spellEnd"/>
      <w:r w:rsidR="00C869C1" w:rsidRPr="007E32C6">
        <w:rPr>
          <w:rFonts w:ascii="Times New Roman" w:eastAsia="Times New Roman" w:hAnsi="Times New Roman" w:cs="Times New Roman"/>
          <w:sz w:val="28"/>
          <w:szCs w:val="28"/>
        </w:rPr>
        <w:t>. крошка</w:t>
      </w:r>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*Отбраковка готовой продукции со склада готовой продукции</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Акт производства готовой продукции (Акт3)</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Поступление продукции на склад</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Отгрузка</w:t>
      </w:r>
    </w:p>
    <w:p w:rsidR="00E73E10" w:rsidRPr="007E32C6" w:rsidRDefault="00C869C1" w:rsidP="007E32C6">
      <w:p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Возможно перемещение блоков между разными складами, например для фигурной резки. </w:t>
      </w:r>
    </w:p>
    <w:p w:rsidR="00C869C1" w:rsidRPr="007E32C6" w:rsidRDefault="00C869C1" w:rsidP="007E32C6">
      <w:pPr>
        <w:spacing w:line="276" w:lineRule="auto"/>
        <w:ind w:right="0"/>
        <w:jc w:val="both"/>
        <w:rPr>
          <w:rFonts w:ascii="Times New Roman" w:eastAsia="Times New Roman" w:hAnsi="Times New Roman" w:cs="Times New Roman"/>
          <w:sz w:val="28"/>
          <w:szCs w:val="28"/>
        </w:rPr>
      </w:pPr>
    </w:p>
    <w:p w:rsidR="0017510A" w:rsidRPr="007E32C6" w:rsidRDefault="0017510A" w:rsidP="007E32C6">
      <w:pPr>
        <w:pStyle w:val="7"/>
        <w:spacing w:line="276" w:lineRule="auto"/>
        <w:rPr>
          <w:rFonts w:ascii="Times New Roman" w:eastAsia="Times New Roman" w:hAnsi="Times New Roman" w:cs="Times New Roman"/>
          <w:i w:val="0"/>
          <w:color w:val="auto"/>
          <w:sz w:val="28"/>
          <w:szCs w:val="28"/>
        </w:rPr>
      </w:pPr>
      <w:bookmarkStart w:id="66" w:name="_Toc15287958"/>
      <w:r w:rsidRPr="007E32C6">
        <w:rPr>
          <w:rFonts w:ascii="Times New Roman" w:eastAsia="Times New Roman" w:hAnsi="Times New Roman" w:cs="Times New Roman"/>
          <w:i w:val="0"/>
          <w:color w:val="auto"/>
          <w:sz w:val="28"/>
          <w:szCs w:val="28"/>
        </w:rPr>
        <w:t>4.</w:t>
      </w:r>
      <w:r w:rsidR="00375BA0" w:rsidRPr="007E32C6">
        <w:rPr>
          <w:rFonts w:ascii="Times New Roman" w:eastAsia="Times New Roman" w:hAnsi="Times New Roman" w:cs="Times New Roman"/>
          <w:i w:val="0"/>
          <w:color w:val="auto"/>
          <w:sz w:val="28"/>
          <w:szCs w:val="28"/>
        </w:rPr>
        <w:t>2</w:t>
      </w:r>
      <w:r w:rsidRPr="007E32C6">
        <w:rPr>
          <w:rFonts w:ascii="Times New Roman" w:eastAsia="Times New Roman" w:hAnsi="Times New Roman" w:cs="Times New Roman"/>
          <w:i w:val="0"/>
          <w:color w:val="auto"/>
          <w:sz w:val="28"/>
          <w:szCs w:val="28"/>
        </w:rPr>
        <w:t xml:space="preserve"> Данные</w:t>
      </w:r>
      <w:bookmarkEnd w:id="66"/>
    </w:p>
    <w:p w:rsidR="00F342D7" w:rsidRPr="007E32C6" w:rsidRDefault="00F342D7"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Данные в разрезе процессов</w:t>
      </w: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p>
    <w:p w:rsidR="00E73E10" w:rsidRPr="007E32C6" w:rsidRDefault="00E73E10" w:rsidP="007E32C6">
      <w:pPr>
        <w:spacing w:line="276" w:lineRule="auto"/>
        <w:ind w:left="708"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Забор сырья со склада, акт списания сырья 1с </w:t>
      </w:r>
      <w:proofErr w:type="gramStart"/>
      <w:r w:rsidRPr="007E32C6">
        <w:rPr>
          <w:rFonts w:ascii="Times New Roman" w:eastAsia="Times New Roman" w:hAnsi="Times New Roman" w:cs="Times New Roman"/>
          <w:sz w:val="28"/>
          <w:szCs w:val="28"/>
        </w:rPr>
        <w:t xml:space="preserve">( </w:t>
      </w:r>
      <w:proofErr w:type="gramEnd"/>
      <w:r w:rsidRPr="007E32C6">
        <w:rPr>
          <w:rFonts w:ascii="Times New Roman" w:eastAsia="Times New Roman" w:hAnsi="Times New Roman" w:cs="Times New Roman"/>
          <w:sz w:val="28"/>
          <w:szCs w:val="28"/>
        </w:rPr>
        <w:t>Акт1)</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 и время списания сырья</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ФИО работника забравшего сырье (попадает из этапа </w:t>
      </w:r>
      <w:proofErr w:type="spellStart"/>
      <w:r w:rsidRPr="007E32C6">
        <w:rPr>
          <w:rFonts w:ascii="Times New Roman" w:eastAsia="Times New Roman" w:hAnsi="Times New Roman" w:cs="Times New Roman"/>
          <w:sz w:val="28"/>
          <w:szCs w:val="28"/>
        </w:rPr>
        <w:t>всенки</w:t>
      </w:r>
      <w:proofErr w:type="spellEnd"/>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Наименование/марка сырья (информация со склада)</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 сырья в одной единице учета (информация со склада)</w:t>
      </w:r>
    </w:p>
    <w:p w:rsidR="00E73E10" w:rsidRPr="007E32C6" w:rsidRDefault="00E73E10" w:rsidP="007E32C6">
      <w:pPr>
        <w:spacing w:line="276" w:lineRule="auto"/>
        <w:ind w:left="708" w:right="0"/>
        <w:jc w:val="both"/>
        <w:rPr>
          <w:rFonts w:ascii="Times New Roman" w:eastAsia="Times New Roman" w:hAnsi="Times New Roman" w:cs="Times New Roman"/>
          <w:sz w:val="28"/>
          <w:szCs w:val="28"/>
          <w:lang w:val="en-US"/>
        </w:rPr>
      </w:pPr>
      <w:proofErr w:type="spellStart"/>
      <w:r w:rsidRPr="007E32C6">
        <w:rPr>
          <w:rFonts w:ascii="Times New Roman" w:eastAsia="Times New Roman" w:hAnsi="Times New Roman" w:cs="Times New Roman"/>
          <w:sz w:val="28"/>
          <w:szCs w:val="28"/>
        </w:rPr>
        <w:t>Вспенка</w:t>
      </w:r>
      <w:proofErr w:type="spellEnd"/>
      <w:r w:rsidRPr="007E32C6">
        <w:rPr>
          <w:rFonts w:ascii="Times New Roman" w:eastAsia="Times New Roman" w:hAnsi="Times New Roman" w:cs="Times New Roman"/>
          <w:sz w:val="28"/>
          <w:szCs w:val="28"/>
          <w:lang w:val="en-US"/>
        </w:rPr>
        <w:t xml:space="preserve"> (I ,I </w:t>
      </w:r>
      <w:proofErr w:type="spellStart"/>
      <w:r w:rsidRPr="007E32C6">
        <w:rPr>
          <w:rFonts w:ascii="Times New Roman" w:eastAsia="Times New Roman" w:hAnsi="Times New Roman" w:cs="Times New Roman"/>
          <w:sz w:val="28"/>
          <w:szCs w:val="28"/>
          <w:lang w:val="en-US"/>
        </w:rPr>
        <w:t>I</w:t>
      </w:r>
      <w:proofErr w:type="spellEnd"/>
      <w:r w:rsidRPr="007E32C6">
        <w:rPr>
          <w:rFonts w:ascii="Times New Roman" w:eastAsia="Times New Roman" w:hAnsi="Times New Roman" w:cs="Times New Roman"/>
          <w:sz w:val="28"/>
          <w:szCs w:val="28"/>
          <w:lang w:val="en-US"/>
        </w:rPr>
        <w:t xml:space="preserve">,  I </w:t>
      </w:r>
      <w:proofErr w:type="spellStart"/>
      <w:r w:rsidRPr="007E32C6">
        <w:rPr>
          <w:rFonts w:ascii="Times New Roman" w:eastAsia="Times New Roman" w:hAnsi="Times New Roman" w:cs="Times New Roman"/>
          <w:sz w:val="28"/>
          <w:szCs w:val="28"/>
          <w:lang w:val="en-US"/>
        </w:rPr>
        <w:t>I</w:t>
      </w:r>
      <w:proofErr w:type="spellEnd"/>
      <w:r w:rsidRPr="007E32C6">
        <w:rPr>
          <w:rFonts w:ascii="Times New Roman" w:eastAsia="Times New Roman" w:hAnsi="Times New Roman" w:cs="Times New Roman"/>
          <w:sz w:val="28"/>
          <w:szCs w:val="28"/>
          <w:lang w:val="en-US"/>
        </w:rPr>
        <w:t xml:space="preserve"> I)</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Марка планируемой готовой продукции</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Вид/категория </w:t>
      </w:r>
      <w:proofErr w:type="spellStart"/>
      <w:r w:rsidRPr="007E32C6">
        <w:rPr>
          <w:rFonts w:ascii="Times New Roman" w:eastAsia="Times New Roman" w:hAnsi="Times New Roman" w:cs="Times New Roman"/>
          <w:sz w:val="28"/>
          <w:szCs w:val="28"/>
        </w:rPr>
        <w:t>вспенки</w:t>
      </w:r>
      <w:proofErr w:type="spellEnd"/>
      <w:r w:rsidRPr="007E32C6">
        <w:rPr>
          <w:rFonts w:ascii="Times New Roman" w:eastAsia="Times New Roman" w:hAnsi="Times New Roman" w:cs="Times New Roman"/>
          <w:sz w:val="28"/>
          <w:szCs w:val="28"/>
        </w:rPr>
        <w:t xml:space="preserve"> (возможно несколько циклов)</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lastRenderedPageBreak/>
        <w:t>Номер бункера(</w:t>
      </w:r>
      <w:proofErr w:type="spellStart"/>
      <w:r w:rsidRPr="007E32C6">
        <w:rPr>
          <w:rFonts w:ascii="Times New Roman" w:eastAsia="Times New Roman" w:hAnsi="Times New Roman" w:cs="Times New Roman"/>
          <w:sz w:val="28"/>
          <w:szCs w:val="28"/>
        </w:rPr>
        <w:t>ов</w:t>
      </w:r>
      <w:proofErr w:type="spellEnd"/>
      <w:r w:rsidRPr="007E32C6">
        <w:rPr>
          <w:rFonts w:ascii="Times New Roman" w:eastAsia="Times New Roman" w:hAnsi="Times New Roman" w:cs="Times New Roman"/>
          <w:sz w:val="28"/>
          <w:szCs w:val="28"/>
        </w:rPr>
        <w:t xml:space="preserve">) куда была осуществлена </w:t>
      </w:r>
      <w:proofErr w:type="spellStart"/>
      <w:r w:rsidRPr="007E32C6">
        <w:rPr>
          <w:rFonts w:ascii="Times New Roman" w:eastAsia="Times New Roman" w:hAnsi="Times New Roman" w:cs="Times New Roman"/>
          <w:sz w:val="28"/>
          <w:szCs w:val="28"/>
        </w:rPr>
        <w:t>вспенка</w:t>
      </w:r>
      <w:proofErr w:type="spellEnd"/>
      <w:r w:rsidRPr="007E32C6">
        <w:rPr>
          <w:rFonts w:ascii="Times New Roman" w:eastAsia="Times New Roman" w:hAnsi="Times New Roman" w:cs="Times New Roman"/>
          <w:sz w:val="28"/>
          <w:szCs w:val="28"/>
        </w:rPr>
        <w:t xml:space="preserve"> единицы сырья</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ФИО работника осуществившего процесс</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Привязка израсходованного сырья к бункеру </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Фикс</w:t>
      </w:r>
      <w:r w:rsidR="00C869C1" w:rsidRPr="007E32C6">
        <w:rPr>
          <w:rFonts w:ascii="Times New Roman" w:eastAsia="Times New Roman" w:hAnsi="Times New Roman" w:cs="Times New Roman"/>
          <w:sz w:val="28"/>
          <w:szCs w:val="28"/>
        </w:rPr>
        <w:t>ация</w:t>
      </w:r>
      <w:r w:rsidRPr="007E32C6">
        <w:rPr>
          <w:rFonts w:ascii="Times New Roman" w:eastAsia="Times New Roman" w:hAnsi="Times New Roman" w:cs="Times New Roman"/>
          <w:sz w:val="28"/>
          <w:szCs w:val="28"/>
        </w:rPr>
        <w:t xml:space="preserve"> уровня наполненности бункера</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Статус бункеров (заполнен, </w:t>
      </w:r>
      <w:proofErr w:type="spellStart"/>
      <w:r w:rsidRPr="007E32C6">
        <w:rPr>
          <w:rFonts w:ascii="Times New Roman" w:eastAsia="Times New Roman" w:hAnsi="Times New Roman" w:cs="Times New Roman"/>
          <w:sz w:val="28"/>
          <w:szCs w:val="28"/>
        </w:rPr>
        <w:t>вспенка</w:t>
      </w:r>
      <w:proofErr w:type="spellEnd"/>
      <w:r w:rsidRPr="007E32C6">
        <w:rPr>
          <w:rFonts w:ascii="Times New Roman" w:eastAsia="Times New Roman" w:hAnsi="Times New Roman" w:cs="Times New Roman"/>
          <w:sz w:val="28"/>
          <w:szCs w:val="28"/>
        </w:rPr>
        <w:t>, формовка, пустой)</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ab/>
        <w:t xml:space="preserve">Время начала окончания процесса, </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Время начала работы с новым сырьем</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Создание номера партии сырья </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Учет движения полуфабрикатов при повторной </w:t>
      </w:r>
      <w:proofErr w:type="spellStart"/>
      <w:r w:rsidRPr="007E32C6">
        <w:rPr>
          <w:rFonts w:ascii="Times New Roman" w:eastAsia="Times New Roman" w:hAnsi="Times New Roman" w:cs="Times New Roman"/>
          <w:sz w:val="28"/>
          <w:szCs w:val="28"/>
        </w:rPr>
        <w:t>вспенке</w:t>
      </w:r>
      <w:proofErr w:type="spellEnd"/>
      <w:r w:rsidRPr="007E32C6">
        <w:rPr>
          <w:rFonts w:ascii="Times New Roman" w:eastAsia="Times New Roman" w:hAnsi="Times New Roman" w:cs="Times New Roman"/>
          <w:sz w:val="28"/>
          <w:szCs w:val="28"/>
        </w:rPr>
        <w:t xml:space="preserve"> (второй и третей) по бункерам</w:t>
      </w:r>
    </w:p>
    <w:p w:rsidR="00E73E10" w:rsidRPr="007E32C6" w:rsidRDefault="00E73E10" w:rsidP="007E32C6">
      <w:pPr>
        <w:numPr>
          <w:ilvl w:val="0"/>
          <w:numId w:val="1"/>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Вид/категория </w:t>
      </w:r>
      <w:proofErr w:type="spellStart"/>
      <w:r w:rsidRPr="007E32C6">
        <w:rPr>
          <w:rFonts w:ascii="Times New Roman" w:eastAsia="Times New Roman" w:hAnsi="Times New Roman" w:cs="Times New Roman"/>
          <w:sz w:val="28"/>
          <w:szCs w:val="28"/>
        </w:rPr>
        <w:t>вспенки</w:t>
      </w:r>
      <w:proofErr w:type="spellEnd"/>
      <w:r w:rsidRPr="007E32C6">
        <w:rPr>
          <w:rFonts w:ascii="Times New Roman" w:eastAsia="Times New Roman" w:hAnsi="Times New Roman" w:cs="Times New Roman"/>
          <w:sz w:val="28"/>
          <w:szCs w:val="28"/>
        </w:rPr>
        <w:t xml:space="preserve"> (возможно несколько циклов)</w:t>
      </w:r>
    </w:p>
    <w:p w:rsidR="00E73E10" w:rsidRPr="007E32C6" w:rsidRDefault="00E73E10" w:rsidP="007E32C6">
      <w:pPr>
        <w:numPr>
          <w:ilvl w:val="0"/>
          <w:numId w:val="1"/>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Номер бункера(</w:t>
      </w:r>
      <w:proofErr w:type="spellStart"/>
      <w:r w:rsidRPr="007E32C6">
        <w:rPr>
          <w:rFonts w:ascii="Times New Roman" w:eastAsia="Times New Roman" w:hAnsi="Times New Roman" w:cs="Times New Roman"/>
          <w:sz w:val="28"/>
          <w:szCs w:val="28"/>
        </w:rPr>
        <w:t>ов</w:t>
      </w:r>
      <w:proofErr w:type="spellEnd"/>
      <w:r w:rsidRPr="007E32C6">
        <w:rPr>
          <w:rFonts w:ascii="Times New Roman" w:eastAsia="Times New Roman" w:hAnsi="Times New Roman" w:cs="Times New Roman"/>
          <w:sz w:val="28"/>
          <w:szCs w:val="28"/>
        </w:rPr>
        <w:t xml:space="preserve">) куда была осуществлена </w:t>
      </w:r>
      <w:proofErr w:type="spellStart"/>
      <w:r w:rsidRPr="007E32C6">
        <w:rPr>
          <w:rFonts w:ascii="Times New Roman" w:eastAsia="Times New Roman" w:hAnsi="Times New Roman" w:cs="Times New Roman"/>
          <w:sz w:val="28"/>
          <w:szCs w:val="28"/>
        </w:rPr>
        <w:t>вспенка</w:t>
      </w:r>
      <w:proofErr w:type="spellEnd"/>
    </w:p>
    <w:p w:rsidR="00E73E10" w:rsidRPr="007E32C6" w:rsidRDefault="00E73E10" w:rsidP="007E32C6">
      <w:pPr>
        <w:numPr>
          <w:ilvl w:val="0"/>
          <w:numId w:val="1"/>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ФИО работника забравшего полуфабрикаты первой </w:t>
      </w:r>
      <w:proofErr w:type="spellStart"/>
      <w:r w:rsidRPr="007E32C6">
        <w:rPr>
          <w:rFonts w:ascii="Times New Roman" w:eastAsia="Times New Roman" w:hAnsi="Times New Roman" w:cs="Times New Roman"/>
          <w:sz w:val="28"/>
          <w:szCs w:val="28"/>
        </w:rPr>
        <w:t>вспенки</w:t>
      </w:r>
      <w:proofErr w:type="spellEnd"/>
    </w:p>
    <w:p w:rsidR="00E73E10" w:rsidRPr="007E32C6" w:rsidRDefault="00E73E10" w:rsidP="007E32C6">
      <w:pPr>
        <w:numPr>
          <w:ilvl w:val="0"/>
          <w:numId w:val="1"/>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Привязка израсходованного полуфабриката к бункеру </w:t>
      </w:r>
    </w:p>
    <w:p w:rsidR="00E73E10" w:rsidRPr="007E32C6" w:rsidRDefault="00E73E10" w:rsidP="007E32C6">
      <w:pPr>
        <w:numPr>
          <w:ilvl w:val="0"/>
          <w:numId w:val="1"/>
        </w:num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Фиксирование уровня наполненности бункера, включая данные об освобождении бункера где были полуфабрикаты</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Категория готовой продукции (крошка*)-номенклатура</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Выработка сотрудника</w:t>
      </w:r>
    </w:p>
    <w:p w:rsidR="008A5A70" w:rsidRPr="007E32C6" w:rsidRDefault="008A5A7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Учет времени работы оборудования (исходя из периода внесения данных и допустимого времени простоя)</w:t>
      </w:r>
    </w:p>
    <w:p w:rsidR="00E73E10" w:rsidRPr="007E32C6" w:rsidRDefault="00E73E10"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Формовка(2м,6м, </w:t>
      </w:r>
      <w:proofErr w:type="spellStart"/>
      <w:r w:rsidRPr="007E32C6">
        <w:rPr>
          <w:rFonts w:ascii="Times New Roman" w:eastAsia="Times New Roman" w:hAnsi="Times New Roman" w:cs="Times New Roman"/>
          <w:sz w:val="28"/>
          <w:szCs w:val="28"/>
        </w:rPr>
        <w:t>пеноформ</w:t>
      </w:r>
      <w:proofErr w:type="spellEnd"/>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Информация о </w:t>
      </w:r>
      <w:proofErr w:type="gramStart"/>
      <w:r w:rsidRPr="007E32C6">
        <w:rPr>
          <w:rFonts w:ascii="Times New Roman" w:eastAsia="Times New Roman" w:hAnsi="Times New Roman" w:cs="Times New Roman"/>
          <w:sz w:val="28"/>
          <w:szCs w:val="28"/>
        </w:rPr>
        <w:t>бункере</w:t>
      </w:r>
      <w:proofErr w:type="gramEnd"/>
      <w:r w:rsidRPr="007E32C6">
        <w:rPr>
          <w:rFonts w:ascii="Times New Roman" w:eastAsia="Times New Roman" w:hAnsi="Times New Roman" w:cs="Times New Roman"/>
          <w:sz w:val="28"/>
          <w:szCs w:val="28"/>
        </w:rPr>
        <w:t xml:space="preserve"> из которого взята продукция для </w:t>
      </w:r>
      <w:r w:rsidR="008A5A70" w:rsidRPr="007E32C6">
        <w:rPr>
          <w:rFonts w:ascii="Times New Roman" w:eastAsia="Times New Roman" w:hAnsi="Times New Roman" w:cs="Times New Roman"/>
          <w:sz w:val="28"/>
          <w:szCs w:val="28"/>
        </w:rPr>
        <w:t>формовки</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Изменение статуса бункера(пустой/формовка)</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ФИО работника формовщика</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Вес готового блока(полуфабриката) или веса готовой продукции</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Плотность готового блока или готовой продукции</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Категория блока  в зависимости от плотности и  размера блоков</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Категория готовой продукции (</w:t>
      </w:r>
      <w:proofErr w:type="spellStart"/>
      <w:r w:rsidRPr="007E32C6">
        <w:rPr>
          <w:rFonts w:ascii="Times New Roman" w:eastAsia="Times New Roman" w:hAnsi="Times New Roman" w:cs="Times New Roman"/>
          <w:sz w:val="28"/>
          <w:szCs w:val="28"/>
        </w:rPr>
        <w:t>пеноформ</w:t>
      </w:r>
      <w:proofErr w:type="spellEnd"/>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Дата/время изготовления блока или готовой продукции</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Привязка всех данных со </w:t>
      </w:r>
      <w:proofErr w:type="spellStart"/>
      <w:r w:rsidRPr="007E32C6">
        <w:rPr>
          <w:rFonts w:ascii="Times New Roman" w:eastAsia="Times New Roman" w:hAnsi="Times New Roman" w:cs="Times New Roman"/>
          <w:sz w:val="28"/>
          <w:szCs w:val="28"/>
        </w:rPr>
        <w:t>вспенки</w:t>
      </w:r>
      <w:proofErr w:type="spellEnd"/>
      <w:r w:rsidRPr="007E32C6">
        <w:rPr>
          <w:rFonts w:ascii="Times New Roman" w:eastAsia="Times New Roman" w:hAnsi="Times New Roman" w:cs="Times New Roman"/>
          <w:sz w:val="28"/>
          <w:szCs w:val="28"/>
        </w:rPr>
        <w:t xml:space="preserve"> к блоку или готовой продукции (создание учетной единицы блок, включает в себя блоки 2м и блоки 6м, а также </w:t>
      </w:r>
      <w:proofErr w:type="spellStart"/>
      <w:r w:rsidRPr="007E32C6">
        <w:rPr>
          <w:rFonts w:ascii="Times New Roman" w:eastAsia="Times New Roman" w:hAnsi="Times New Roman" w:cs="Times New Roman"/>
          <w:sz w:val="28"/>
          <w:szCs w:val="28"/>
        </w:rPr>
        <w:t>пеноформ</w:t>
      </w:r>
      <w:proofErr w:type="spellEnd"/>
      <w:r w:rsidRPr="007E32C6">
        <w:rPr>
          <w:rFonts w:ascii="Times New Roman" w:eastAsia="Times New Roman" w:hAnsi="Times New Roman" w:cs="Times New Roman"/>
          <w:sz w:val="28"/>
          <w:szCs w:val="28"/>
        </w:rPr>
        <w:t>)</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Выработка сотрудника</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 xml:space="preserve">Категория готовой продукции (для </w:t>
      </w:r>
      <w:proofErr w:type="spellStart"/>
      <w:r w:rsidRPr="007E32C6">
        <w:rPr>
          <w:rFonts w:ascii="Times New Roman" w:eastAsia="Times New Roman" w:hAnsi="Times New Roman" w:cs="Times New Roman"/>
          <w:sz w:val="28"/>
          <w:szCs w:val="28"/>
        </w:rPr>
        <w:t>пеноформа</w:t>
      </w:r>
      <w:proofErr w:type="spellEnd"/>
      <w:r w:rsidRPr="007E32C6">
        <w:rPr>
          <w:rFonts w:ascii="Times New Roman" w:eastAsia="Times New Roman" w:hAnsi="Times New Roman" w:cs="Times New Roman"/>
          <w:sz w:val="28"/>
          <w:szCs w:val="28"/>
        </w:rPr>
        <w:t>*)-номенклатура</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p>
    <w:p w:rsidR="00E73E10" w:rsidRPr="007E32C6" w:rsidRDefault="00E73E10"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Акт производства полуфабрикатов для 1с (Акт2)</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 и время производства полуфабрикатов</w:t>
      </w:r>
    </w:p>
    <w:p w:rsidR="008A5A70" w:rsidRPr="007E32C6" w:rsidRDefault="008A5A7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Наименование</w:t>
      </w:r>
    </w:p>
    <w:p w:rsidR="008A5A70" w:rsidRPr="007E32C6" w:rsidRDefault="008A5A7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p>
    <w:p w:rsidR="00E73E10" w:rsidRPr="007E32C6" w:rsidRDefault="00E73E10" w:rsidP="007E32C6">
      <w:pPr>
        <w:spacing w:line="276" w:lineRule="auto"/>
        <w:ind w:right="0" w:firstLine="696"/>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Резка и упаковк</w:t>
      </w:r>
      <w:proofErr w:type="gramStart"/>
      <w:r w:rsidRPr="007E32C6">
        <w:rPr>
          <w:rFonts w:ascii="Times New Roman" w:eastAsia="Times New Roman" w:hAnsi="Times New Roman" w:cs="Times New Roman"/>
          <w:sz w:val="28"/>
          <w:szCs w:val="28"/>
        </w:rPr>
        <w:t>а(</w:t>
      </w:r>
      <w:proofErr w:type="gramEnd"/>
      <w:r w:rsidRPr="007E32C6">
        <w:rPr>
          <w:rFonts w:ascii="Times New Roman" w:eastAsia="Times New Roman" w:hAnsi="Times New Roman" w:cs="Times New Roman"/>
          <w:sz w:val="28"/>
          <w:szCs w:val="28"/>
        </w:rPr>
        <w:t xml:space="preserve">Резка2, резка6, </w:t>
      </w:r>
      <w:proofErr w:type="spellStart"/>
      <w:r w:rsidRPr="007E32C6">
        <w:rPr>
          <w:rFonts w:ascii="Times New Roman" w:eastAsia="Times New Roman" w:hAnsi="Times New Roman" w:cs="Times New Roman"/>
          <w:sz w:val="28"/>
          <w:szCs w:val="28"/>
        </w:rPr>
        <w:t>резкаФ</w:t>
      </w:r>
      <w:proofErr w:type="spellEnd"/>
      <w:r w:rsidRPr="007E32C6">
        <w:rPr>
          <w:rFonts w:ascii="Times New Roman" w:eastAsia="Times New Roman" w:hAnsi="Times New Roman" w:cs="Times New Roman"/>
          <w:sz w:val="28"/>
          <w:szCs w:val="28"/>
        </w:rPr>
        <w:t>)</w:t>
      </w:r>
    </w:p>
    <w:p w:rsidR="001D01A1" w:rsidRPr="007E32C6" w:rsidRDefault="001D01A1"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Данные заявки (позиция, количество,</w:t>
      </w:r>
      <w:r w:rsidR="00DC7DE0" w:rsidRPr="007E32C6">
        <w:rPr>
          <w:rFonts w:ascii="Times New Roman" w:eastAsia="Times New Roman" w:hAnsi="Times New Roman" w:cs="Times New Roman"/>
          <w:sz w:val="28"/>
          <w:szCs w:val="28"/>
        </w:rPr>
        <w:t xml:space="preserve"> дата выполнения </w:t>
      </w:r>
      <w:proofErr w:type="spellStart"/>
      <w:r w:rsidR="00DC7DE0" w:rsidRPr="007E32C6">
        <w:rPr>
          <w:rFonts w:ascii="Times New Roman" w:eastAsia="Times New Roman" w:hAnsi="Times New Roman" w:cs="Times New Roman"/>
          <w:sz w:val="28"/>
          <w:szCs w:val="28"/>
        </w:rPr>
        <w:t>итд</w:t>
      </w:r>
      <w:proofErr w:type="spellEnd"/>
      <w:r w:rsidRPr="007E32C6">
        <w:rPr>
          <w:rFonts w:ascii="Times New Roman" w:eastAsia="Times New Roman" w:hAnsi="Times New Roman" w:cs="Times New Roman"/>
          <w:sz w:val="28"/>
          <w:szCs w:val="28"/>
        </w:rPr>
        <w:t>)</w:t>
      </w:r>
    </w:p>
    <w:p w:rsidR="001D01A1" w:rsidRPr="007E32C6" w:rsidRDefault="001D01A1"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Создание учетной единицы позиция</w:t>
      </w:r>
    </w:p>
    <w:p w:rsidR="008A5A70" w:rsidRPr="007E32C6" w:rsidRDefault="008A5A7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Привязка к определённой позиции блока</w:t>
      </w:r>
    </w:p>
    <w:p w:rsidR="001D01A1" w:rsidRPr="007E32C6" w:rsidRDefault="001D01A1"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Фиксирование категории резки</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 изготовленной готовой продукции из 1 единицы полуфабрикатов (в разрезе марок и размеров)</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Информация об отбраковке</w:t>
      </w:r>
      <w:r w:rsidR="008A5A70" w:rsidRPr="007E32C6">
        <w:rPr>
          <w:rFonts w:ascii="Times New Roman" w:eastAsia="Times New Roman" w:hAnsi="Times New Roman" w:cs="Times New Roman"/>
          <w:sz w:val="28"/>
          <w:szCs w:val="28"/>
        </w:rPr>
        <w:t xml:space="preserve"> (раздельно отходы  и брак)</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Объем готовой продукции</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 продукции отправленной на склад, брак и фигурк</w:t>
      </w:r>
      <w:r w:rsidR="001D01A1" w:rsidRPr="007E32C6">
        <w:rPr>
          <w:rFonts w:ascii="Times New Roman" w:eastAsia="Times New Roman" w:hAnsi="Times New Roman" w:cs="Times New Roman"/>
          <w:sz w:val="28"/>
          <w:szCs w:val="28"/>
        </w:rPr>
        <w:t>у</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Выработка сотрудника или бригады</w:t>
      </w:r>
    </w:p>
    <w:p w:rsidR="00E73E10" w:rsidRPr="007E32C6" w:rsidRDefault="00E73E10" w:rsidP="007E32C6">
      <w:pPr>
        <w:spacing w:line="276" w:lineRule="auto"/>
        <w:ind w:left="1416"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Время начала окончания процесса</w:t>
      </w:r>
      <w:r w:rsidR="001D01A1" w:rsidRPr="007E32C6">
        <w:rPr>
          <w:rFonts w:ascii="Times New Roman" w:eastAsia="Times New Roman" w:hAnsi="Times New Roman" w:cs="Times New Roman"/>
          <w:sz w:val="28"/>
          <w:szCs w:val="28"/>
        </w:rPr>
        <w:t xml:space="preserve"> в разрезе блока</w:t>
      </w:r>
      <w:r w:rsidRPr="007E32C6">
        <w:rPr>
          <w:rFonts w:ascii="Times New Roman" w:eastAsia="Times New Roman" w:hAnsi="Times New Roman" w:cs="Times New Roman"/>
          <w:sz w:val="28"/>
          <w:szCs w:val="28"/>
        </w:rPr>
        <w:t xml:space="preserve">, </w:t>
      </w:r>
    </w:p>
    <w:p w:rsidR="00E73E10" w:rsidRPr="007E32C6" w:rsidRDefault="00E73E10" w:rsidP="007E32C6">
      <w:pPr>
        <w:spacing w:line="276" w:lineRule="auto"/>
        <w:ind w:left="1404" w:right="0" w:firstLine="12"/>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Отбраковка готовой продукции со склада готовой продукции</w:t>
      </w:r>
    </w:p>
    <w:p w:rsidR="00E73E10" w:rsidRPr="007E32C6" w:rsidRDefault="00E73E10" w:rsidP="007E32C6">
      <w:pPr>
        <w:spacing w:line="276" w:lineRule="auto"/>
        <w:ind w:left="696" w:right="0" w:firstLine="720"/>
        <w:jc w:val="both"/>
        <w:rPr>
          <w:rFonts w:ascii="Times New Roman" w:eastAsia="Times New Roman" w:hAnsi="Times New Roman" w:cs="Times New Roman"/>
          <w:sz w:val="28"/>
          <w:szCs w:val="28"/>
        </w:rPr>
      </w:pPr>
    </w:p>
    <w:p w:rsidR="00E73E10" w:rsidRPr="007E32C6" w:rsidRDefault="00E73E10"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firstLine="696"/>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Акт производства готовой продукции (Акт3)</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 и время производства готовой продукции</w:t>
      </w:r>
    </w:p>
    <w:p w:rsidR="00E73E10" w:rsidRPr="007E32C6" w:rsidRDefault="00E73E10" w:rsidP="007E32C6">
      <w:pPr>
        <w:spacing w:line="276" w:lineRule="auto"/>
        <w:ind w:left="1440"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 изготовленной готовой продукции (в разрезе марок и размеров</w:t>
      </w:r>
      <w:proofErr w:type="gramStart"/>
      <w:r w:rsidRPr="007E32C6">
        <w:rPr>
          <w:rFonts w:ascii="Times New Roman" w:eastAsia="Times New Roman" w:hAnsi="Times New Roman" w:cs="Times New Roman"/>
          <w:sz w:val="28"/>
          <w:szCs w:val="28"/>
        </w:rPr>
        <w:t xml:space="preserve"> ,</w:t>
      </w:r>
      <w:proofErr w:type="gramEnd"/>
      <w:r w:rsidRPr="007E32C6">
        <w:rPr>
          <w:rFonts w:ascii="Times New Roman" w:eastAsia="Times New Roman" w:hAnsi="Times New Roman" w:cs="Times New Roman"/>
          <w:sz w:val="28"/>
          <w:szCs w:val="28"/>
        </w:rPr>
        <w:t xml:space="preserve"> информация берется из данных в процессе резки )</w:t>
      </w:r>
    </w:p>
    <w:p w:rsidR="00E73E10" w:rsidRPr="007E32C6" w:rsidRDefault="00E73E10"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ab/>
        <w:t>Поступление продукции на склад</w:t>
      </w:r>
    </w:p>
    <w:p w:rsidR="00E73E10" w:rsidRPr="007E32C6" w:rsidRDefault="00E73E10"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Отгрузка</w:t>
      </w:r>
    </w:p>
    <w:p w:rsidR="001D01A1" w:rsidRPr="007E32C6" w:rsidRDefault="001D01A1"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Заявка</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Дата и время</w:t>
      </w:r>
      <w:r w:rsidR="001D01A1" w:rsidRPr="007E32C6">
        <w:rPr>
          <w:rFonts w:ascii="Times New Roman" w:eastAsia="Times New Roman" w:hAnsi="Times New Roman" w:cs="Times New Roman"/>
          <w:sz w:val="28"/>
          <w:szCs w:val="28"/>
        </w:rPr>
        <w:t xml:space="preserve"> отгрузки</w:t>
      </w:r>
      <w:r w:rsidRPr="007E32C6">
        <w:rPr>
          <w:rFonts w:ascii="Times New Roman" w:eastAsia="Times New Roman" w:hAnsi="Times New Roman" w:cs="Times New Roman"/>
          <w:sz w:val="28"/>
          <w:szCs w:val="28"/>
        </w:rPr>
        <w:t xml:space="preserve"> готовой продукции</w:t>
      </w:r>
    </w:p>
    <w:p w:rsidR="00E73E10" w:rsidRPr="007E32C6" w:rsidRDefault="00E73E10" w:rsidP="007E32C6">
      <w:pPr>
        <w:spacing w:line="276" w:lineRule="auto"/>
        <w:ind w:left="720"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Количество и вид готовой продукции (в разрезе марок и размеров)</w:t>
      </w:r>
    </w:p>
    <w:p w:rsidR="001D01A1" w:rsidRPr="007E32C6" w:rsidRDefault="001D01A1" w:rsidP="007E32C6">
      <w:pPr>
        <w:spacing w:line="276" w:lineRule="auto"/>
        <w:ind w:left="696" w:right="0" w:firstLine="720"/>
        <w:jc w:val="both"/>
        <w:rPr>
          <w:rFonts w:ascii="Times New Roman" w:eastAsia="Times New Roman" w:hAnsi="Times New Roman" w:cs="Times New Roman"/>
          <w:sz w:val="28"/>
          <w:szCs w:val="28"/>
        </w:rPr>
      </w:pPr>
      <w:r w:rsidRPr="007E32C6">
        <w:rPr>
          <w:rFonts w:ascii="Times New Roman" w:eastAsia="Times New Roman" w:hAnsi="Times New Roman" w:cs="Times New Roman"/>
          <w:sz w:val="28"/>
          <w:szCs w:val="28"/>
        </w:rPr>
        <w:t>Выработка сотрудника или бригады (данные будут фиксироваться в ЦРМ заявки, должна быть возможность ввода начальником производства)</w:t>
      </w:r>
    </w:p>
    <w:p w:rsidR="001D01A1" w:rsidRPr="007E32C6" w:rsidRDefault="001D01A1" w:rsidP="007E32C6">
      <w:pPr>
        <w:spacing w:line="276" w:lineRule="auto"/>
        <w:ind w:left="720" w:right="0" w:firstLine="720"/>
        <w:jc w:val="both"/>
        <w:rPr>
          <w:rFonts w:ascii="Times New Roman" w:eastAsia="Times New Roman" w:hAnsi="Times New Roman" w:cs="Times New Roman"/>
          <w:sz w:val="28"/>
          <w:szCs w:val="28"/>
        </w:rPr>
      </w:pPr>
    </w:p>
    <w:p w:rsidR="00E73E10" w:rsidRPr="007E32C6" w:rsidRDefault="00E73E10" w:rsidP="007E32C6">
      <w:pPr>
        <w:spacing w:line="276" w:lineRule="auto"/>
        <w:ind w:left="2124" w:right="0"/>
        <w:jc w:val="both"/>
        <w:rPr>
          <w:rFonts w:ascii="Times New Roman" w:eastAsia="Times New Roman" w:hAnsi="Times New Roman" w:cs="Times New Roman"/>
          <w:sz w:val="28"/>
          <w:szCs w:val="28"/>
        </w:rPr>
      </w:pPr>
    </w:p>
    <w:p w:rsidR="00E73E10" w:rsidRPr="007E32C6" w:rsidRDefault="00E73E10"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ab/>
        <w:t>Учет выработки сотрудника</w:t>
      </w:r>
    </w:p>
    <w:p w:rsidR="00E73E10" w:rsidRPr="007E32C6" w:rsidRDefault="00E73E10"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ab/>
      </w:r>
      <w:r w:rsidRPr="007E32C6">
        <w:rPr>
          <w:rFonts w:ascii="Times New Roman" w:hAnsi="Times New Roman" w:cs="Times New Roman"/>
          <w:sz w:val="28"/>
          <w:szCs w:val="28"/>
        </w:rPr>
        <w:tab/>
        <w:t>Фиксация результатов работы по выработке</w:t>
      </w:r>
    </w:p>
    <w:p w:rsidR="00E73E10" w:rsidRPr="007E32C6" w:rsidRDefault="00E73E10"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ab/>
      </w:r>
      <w:r w:rsidRPr="007E32C6">
        <w:rPr>
          <w:rFonts w:ascii="Times New Roman" w:hAnsi="Times New Roman" w:cs="Times New Roman"/>
          <w:sz w:val="28"/>
          <w:szCs w:val="28"/>
        </w:rPr>
        <w:tab/>
        <w:t>Внесение данных начальником производства</w:t>
      </w:r>
    </w:p>
    <w:p w:rsidR="00E73E10" w:rsidRPr="007E32C6" w:rsidRDefault="00E73E10"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r w:rsidRPr="007E32C6">
        <w:rPr>
          <w:rFonts w:ascii="Times New Roman" w:hAnsi="Times New Roman" w:cs="Times New Roman"/>
          <w:sz w:val="28"/>
          <w:szCs w:val="28"/>
        </w:rPr>
        <w:t>Все вариации процессов</w:t>
      </w:r>
    </w:p>
    <w:p w:rsidR="008B1122" w:rsidRPr="007E32C6" w:rsidRDefault="008B1122" w:rsidP="007E32C6">
      <w:pPr>
        <w:pStyle w:val="ac"/>
        <w:spacing w:line="276" w:lineRule="auto"/>
        <w:jc w:val="both"/>
        <w:rPr>
          <w:rFonts w:ascii="Times New Roman" w:hAnsi="Times New Roman" w:cs="Times New Roman"/>
          <w:sz w:val="28"/>
          <w:szCs w:val="28"/>
        </w:rPr>
      </w:pPr>
      <w:r w:rsidRPr="007E32C6">
        <w:rPr>
          <w:rFonts w:ascii="Times New Roman" w:hAnsi="Times New Roman" w:cs="Times New Roman"/>
          <w:sz w:val="28"/>
          <w:szCs w:val="28"/>
        </w:rPr>
        <w:tab/>
      </w:r>
    </w:p>
    <w:tbl>
      <w:tblPr>
        <w:tblStyle w:val="ad"/>
        <w:tblW w:w="10065" w:type="dxa"/>
        <w:tblInd w:w="-34" w:type="dxa"/>
        <w:tblLayout w:type="fixed"/>
        <w:tblLook w:val="04A0" w:firstRow="1" w:lastRow="0" w:firstColumn="1" w:lastColumn="0" w:noHBand="0" w:noVBand="1"/>
      </w:tblPr>
      <w:tblGrid>
        <w:gridCol w:w="1702"/>
        <w:gridCol w:w="7087"/>
        <w:gridCol w:w="1276"/>
      </w:tblGrid>
      <w:tr w:rsidR="00E819B1" w:rsidRPr="007E32C6" w:rsidTr="00375BA0">
        <w:tc>
          <w:tcPr>
            <w:tcW w:w="1702" w:type="dxa"/>
          </w:tcPr>
          <w:p w:rsidR="008B1122" w:rsidRPr="007E32C6" w:rsidRDefault="008B1122" w:rsidP="007E32C6">
            <w:pPr>
              <w:pStyle w:val="ac"/>
              <w:spacing w:line="276" w:lineRule="auto"/>
              <w:jc w:val="both"/>
              <w:rPr>
                <w:rFonts w:ascii="Times New Roman" w:hAnsi="Times New Roman" w:cs="Times New Roman"/>
                <w:sz w:val="28"/>
                <w:szCs w:val="28"/>
              </w:rPr>
            </w:pPr>
            <w:r w:rsidRPr="007E32C6">
              <w:rPr>
                <w:rFonts w:ascii="Times New Roman" w:hAnsi="Times New Roman" w:cs="Times New Roman"/>
                <w:sz w:val="28"/>
                <w:szCs w:val="28"/>
              </w:rPr>
              <w:t>Поступление сырья на склад→Акт2→</w:t>
            </w:r>
          </w:p>
          <w:p w:rsidR="008B1122" w:rsidRPr="007E32C6" w:rsidRDefault="008B1122" w:rsidP="007E32C6">
            <w:pPr>
              <w:pStyle w:val="ac"/>
              <w:spacing w:line="276" w:lineRule="auto"/>
              <w:jc w:val="both"/>
              <w:rPr>
                <w:rFonts w:ascii="Times New Roman" w:hAnsi="Times New Roman" w:cs="Times New Roman"/>
                <w:sz w:val="28"/>
                <w:szCs w:val="28"/>
              </w:rPr>
            </w:pPr>
          </w:p>
        </w:tc>
        <w:tc>
          <w:tcPr>
            <w:tcW w:w="7087" w:type="dxa"/>
          </w:tcPr>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Резка2→</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Резка2→</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Резка2→</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w:t>
            </w:r>
            <w:proofErr w:type="spellStart"/>
            <w:r w:rsidRPr="007E32C6">
              <w:rPr>
                <w:rFonts w:ascii="Times New Roman" w:hAnsi="Times New Roman" w:cs="Times New Roman"/>
                <w:sz w:val="28"/>
                <w:szCs w:val="28"/>
              </w:rPr>
              <w:t>пеноформ</w:t>
            </w:r>
            <w:proofErr w:type="spellEnd"/>
            <w:r w:rsidRPr="007E32C6">
              <w:rPr>
                <w:rFonts w:ascii="Times New Roman" w:hAnsi="Times New Roman" w:cs="Times New Roman"/>
                <w:sz w:val="28"/>
                <w:szCs w:val="28"/>
              </w:rPr>
              <w:t>)→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xml:space="preserve">→ </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w:t>
            </w:r>
            <w:proofErr w:type="spellStart"/>
            <w:r w:rsidRPr="007E32C6">
              <w:rPr>
                <w:rFonts w:ascii="Times New Roman" w:hAnsi="Times New Roman" w:cs="Times New Roman"/>
                <w:sz w:val="28"/>
                <w:szCs w:val="28"/>
              </w:rPr>
              <w:t>пеноформ</w:t>
            </w:r>
            <w:proofErr w:type="spellEnd"/>
            <w:r w:rsidRPr="007E32C6">
              <w:rPr>
                <w:rFonts w:ascii="Times New Roman" w:hAnsi="Times New Roman" w:cs="Times New Roman"/>
                <w:sz w:val="28"/>
                <w:szCs w:val="28"/>
              </w:rPr>
              <w:t>)→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Резка2→</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Резка2→</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Резка6→</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xml:space="preserve">→ Резка2→ </w:t>
            </w:r>
            <w:proofErr w:type="spellStart"/>
            <w:r w:rsidRPr="007E32C6">
              <w:rPr>
                <w:rFonts w:ascii="Times New Roman" w:hAnsi="Times New Roman" w:cs="Times New Roman"/>
                <w:sz w:val="28"/>
                <w:szCs w:val="28"/>
              </w:rPr>
              <w:t>резкаФ</w:t>
            </w:r>
            <w:proofErr w:type="spellEnd"/>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(2м)→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xml:space="preserve">→ Резка2→ </w:t>
            </w:r>
            <w:proofErr w:type="spellStart"/>
            <w:r w:rsidRPr="007E32C6">
              <w:rPr>
                <w:rFonts w:ascii="Times New Roman" w:hAnsi="Times New Roman" w:cs="Times New Roman"/>
                <w:sz w:val="28"/>
                <w:szCs w:val="28"/>
              </w:rPr>
              <w:t>резкаФ</w:t>
            </w:r>
            <w:proofErr w:type="spellEnd"/>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xml:space="preserve">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xml:space="preserve">→ Резка6→ </w:t>
            </w:r>
            <w:proofErr w:type="spellStart"/>
            <w:r w:rsidRPr="007E32C6">
              <w:rPr>
                <w:rFonts w:ascii="Times New Roman" w:hAnsi="Times New Roman" w:cs="Times New Roman"/>
                <w:sz w:val="28"/>
                <w:szCs w:val="28"/>
              </w:rPr>
              <w:t>резкаФ</w:t>
            </w:r>
            <w:proofErr w:type="spellEnd"/>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 Формовка (6м)→ Акт</w:t>
            </w:r>
            <w:proofErr w:type="gramStart"/>
            <w:r w:rsidRPr="007E32C6">
              <w:rPr>
                <w:rFonts w:ascii="Times New Roman" w:hAnsi="Times New Roman" w:cs="Times New Roman"/>
                <w:sz w:val="28"/>
                <w:szCs w:val="28"/>
              </w:rPr>
              <w:t>2</w:t>
            </w:r>
            <w:proofErr w:type="gramEnd"/>
            <w:r w:rsidRPr="007E32C6">
              <w:rPr>
                <w:rFonts w:ascii="Times New Roman" w:hAnsi="Times New Roman" w:cs="Times New Roman"/>
                <w:sz w:val="28"/>
                <w:szCs w:val="28"/>
              </w:rPr>
              <w:t xml:space="preserve">→ Резка6→ </w:t>
            </w:r>
            <w:proofErr w:type="spellStart"/>
            <w:r w:rsidRPr="007E32C6">
              <w:rPr>
                <w:rFonts w:ascii="Times New Roman" w:hAnsi="Times New Roman" w:cs="Times New Roman"/>
                <w:sz w:val="28"/>
                <w:szCs w:val="28"/>
              </w:rPr>
              <w:t>резкаФ</w:t>
            </w:r>
            <w:proofErr w:type="spellEnd"/>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8B1122" w:rsidP="007E32C6">
            <w:pPr>
              <w:pStyle w:val="ac"/>
              <w:spacing w:line="276" w:lineRule="auto"/>
              <w:jc w:val="both"/>
              <w:rPr>
                <w:rFonts w:ascii="Times New Roman" w:hAnsi="Times New Roman" w:cs="Times New Roman"/>
                <w:sz w:val="28"/>
                <w:szCs w:val="28"/>
                <w:lang w:val="en-US"/>
              </w:rPr>
            </w:pPr>
            <w:proofErr w:type="spellStart"/>
            <w:r w:rsidRPr="007E32C6">
              <w:rPr>
                <w:rFonts w:ascii="Times New Roman" w:hAnsi="Times New Roman" w:cs="Times New Roman"/>
                <w:sz w:val="28"/>
                <w:szCs w:val="28"/>
              </w:rPr>
              <w:lastRenderedPageBreak/>
              <w:t>Вспенка</w:t>
            </w:r>
            <w:proofErr w:type="spellEnd"/>
            <w:r w:rsidRPr="007E32C6">
              <w:rPr>
                <w:rFonts w:ascii="Times New Roman" w:hAnsi="Times New Roman" w:cs="Times New Roman"/>
                <w:sz w:val="28"/>
                <w:szCs w:val="28"/>
                <w:lang w:val="en-US"/>
              </w:rPr>
              <w:t xml:space="preserve">(I)→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lang w:val="en-US"/>
              </w:rPr>
              <w:t xml:space="preserve">(I I)→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lang w:val="en-US"/>
              </w:rPr>
              <w:t xml:space="preserve">(I </w:t>
            </w:r>
            <w:proofErr w:type="spellStart"/>
            <w:r w:rsidRPr="007E32C6">
              <w:rPr>
                <w:rFonts w:ascii="Times New Roman" w:hAnsi="Times New Roman" w:cs="Times New Roman"/>
                <w:sz w:val="28"/>
                <w:szCs w:val="28"/>
                <w:lang w:val="en-US"/>
              </w:rPr>
              <w:t>I</w:t>
            </w:r>
            <w:proofErr w:type="spellEnd"/>
            <w:r w:rsidRPr="007E32C6">
              <w:rPr>
                <w:rFonts w:ascii="Times New Roman" w:hAnsi="Times New Roman" w:cs="Times New Roman"/>
                <w:sz w:val="28"/>
                <w:szCs w:val="28"/>
                <w:lang w:val="en-US"/>
              </w:rPr>
              <w:t xml:space="preserve"> I)→</w:t>
            </w:r>
          </w:p>
          <w:p w:rsidR="008B1122" w:rsidRPr="007E32C6" w:rsidRDefault="008B1122" w:rsidP="007E32C6">
            <w:pPr>
              <w:pStyle w:val="ac"/>
              <w:spacing w:line="276" w:lineRule="auto"/>
              <w:jc w:val="both"/>
              <w:rPr>
                <w:rFonts w:ascii="Times New Roman" w:hAnsi="Times New Roman" w:cs="Times New Roman"/>
                <w:sz w:val="28"/>
                <w:szCs w:val="28"/>
                <w:lang w:val="en-US"/>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lang w:val="en-US"/>
              </w:rPr>
              <w:t xml:space="preserve">(I)→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lang w:val="en-US"/>
              </w:rPr>
              <w:t>(I I)→</w:t>
            </w:r>
          </w:p>
          <w:p w:rsidR="008B1122" w:rsidRPr="007E32C6" w:rsidRDefault="008B1122" w:rsidP="007E32C6">
            <w:pPr>
              <w:pStyle w:val="ac"/>
              <w:spacing w:line="276" w:lineRule="auto"/>
              <w:jc w:val="both"/>
              <w:rPr>
                <w:rFonts w:ascii="Times New Roman" w:hAnsi="Times New Roman" w:cs="Times New Roman"/>
                <w:sz w:val="28"/>
                <w:szCs w:val="28"/>
                <w:lang w:val="en-US"/>
              </w:rPr>
            </w:pP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w:t>
            </w:r>
            <w:r w:rsidRPr="007E32C6">
              <w:rPr>
                <w:rFonts w:ascii="Times New Roman" w:hAnsi="Times New Roman" w:cs="Times New Roman"/>
                <w:sz w:val="28"/>
                <w:szCs w:val="28"/>
                <w:lang w:val="en-US"/>
              </w:rPr>
              <w:t>I</w:t>
            </w:r>
            <w:r w:rsidRPr="007E32C6">
              <w:rPr>
                <w:rFonts w:ascii="Times New Roman" w:hAnsi="Times New Roman" w:cs="Times New Roman"/>
                <w:sz w:val="28"/>
                <w:szCs w:val="28"/>
              </w:rPr>
              <w:t>))→</w:t>
            </w:r>
          </w:p>
          <w:p w:rsidR="008B1122" w:rsidRPr="007E32C6" w:rsidRDefault="008B1122" w:rsidP="007E32C6">
            <w:pPr>
              <w:pStyle w:val="ac"/>
              <w:spacing w:line="276" w:lineRule="auto"/>
              <w:jc w:val="both"/>
              <w:rPr>
                <w:rFonts w:ascii="Times New Roman" w:hAnsi="Times New Roman" w:cs="Times New Roman"/>
                <w:sz w:val="28"/>
                <w:szCs w:val="28"/>
                <w:lang w:val="en-US"/>
              </w:rPr>
            </w:pPr>
          </w:p>
          <w:p w:rsidR="008B1122" w:rsidRPr="007E32C6" w:rsidRDefault="008B1122" w:rsidP="007E32C6">
            <w:pPr>
              <w:pStyle w:val="ac"/>
              <w:spacing w:line="276" w:lineRule="auto"/>
              <w:jc w:val="both"/>
              <w:rPr>
                <w:rFonts w:ascii="Times New Roman" w:hAnsi="Times New Roman" w:cs="Times New Roman"/>
                <w:sz w:val="28"/>
                <w:szCs w:val="28"/>
                <w:lang w:val="en-US"/>
              </w:rPr>
            </w:pPr>
          </w:p>
        </w:tc>
        <w:tc>
          <w:tcPr>
            <w:tcW w:w="1276" w:type="dxa"/>
          </w:tcPr>
          <w:p w:rsidR="008B1122" w:rsidRPr="007E32C6" w:rsidRDefault="008B1122" w:rsidP="007E32C6">
            <w:pPr>
              <w:pStyle w:val="ac"/>
              <w:spacing w:line="276" w:lineRule="auto"/>
              <w:jc w:val="both"/>
              <w:rPr>
                <w:rFonts w:ascii="Times New Roman" w:hAnsi="Times New Roman" w:cs="Times New Roman"/>
                <w:sz w:val="28"/>
                <w:szCs w:val="28"/>
              </w:rPr>
            </w:pPr>
            <w:r w:rsidRPr="007E32C6">
              <w:rPr>
                <w:rFonts w:ascii="Times New Roman" w:hAnsi="Times New Roman" w:cs="Times New Roman"/>
                <w:sz w:val="28"/>
                <w:szCs w:val="28"/>
              </w:rPr>
              <w:lastRenderedPageBreak/>
              <w:t>Акт3→Отгрузка</w:t>
            </w:r>
          </w:p>
        </w:tc>
      </w:tr>
    </w:tbl>
    <w:p w:rsidR="008B1122" w:rsidRPr="007E32C6" w:rsidRDefault="008B1122" w:rsidP="007E32C6">
      <w:pPr>
        <w:pStyle w:val="ac"/>
        <w:spacing w:line="276" w:lineRule="auto"/>
        <w:jc w:val="both"/>
        <w:rPr>
          <w:rFonts w:ascii="Times New Roman" w:hAnsi="Times New Roman" w:cs="Times New Roman"/>
          <w:sz w:val="28"/>
          <w:szCs w:val="28"/>
        </w:rPr>
      </w:pPr>
    </w:p>
    <w:p w:rsidR="008B1122" w:rsidRPr="007E32C6" w:rsidRDefault="0001354E" w:rsidP="007E32C6">
      <w:pPr>
        <w:pStyle w:val="7"/>
        <w:spacing w:line="276" w:lineRule="auto"/>
        <w:rPr>
          <w:rFonts w:ascii="Times New Roman" w:eastAsia="Play" w:hAnsi="Times New Roman" w:cs="Times New Roman"/>
          <w:i w:val="0"/>
          <w:color w:val="auto"/>
          <w:sz w:val="28"/>
          <w:szCs w:val="28"/>
        </w:rPr>
      </w:pPr>
      <w:bookmarkStart w:id="67" w:name="_Toc15287959"/>
      <w:r w:rsidRPr="007E32C6">
        <w:rPr>
          <w:rFonts w:ascii="Times New Roman" w:eastAsia="Play" w:hAnsi="Times New Roman" w:cs="Times New Roman"/>
          <w:i w:val="0"/>
          <w:color w:val="auto"/>
          <w:sz w:val="28"/>
          <w:szCs w:val="28"/>
        </w:rPr>
        <w:t>4.</w:t>
      </w:r>
      <w:r w:rsidR="00375BA0" w:rsidRPr="007E32C6">
        <w:rPr>
          <w:rFonts w:ascii="Times New Roman" w:eastAsia="Play" w:hAnsi="Times New Roman" w:cs="Times New Roman"/>
          <w:i w:val="0"/>
          <w:color w:val="auto"/>
          <w:sz w:val="28"/>
          <w:szCs w:val="28"/>
        </w:rPr>
        <w:t>3</w:t>
      </w:r>
      <w:r w:rsidRPr="007E32C6">
        <w:rPr>
          <w:rFonts w:ascii="Times New Roman" w:eastAsia="Play" w:hAnsi="Times New Roman" w:cs="Times New Roman"/>
          <w:i w:val="0"/>
          <w:color w:val="auto"/>
          <w:sz w:val="28"/>
          <w:szCs w:val="28"/>
        </w:rPr>
        <w:t xml:space="preserve"> Переходные блоки</w:t>
      </w:r>
      <w:bookmarkEnd w:id="67"/>
    </w:p>
    <w:p w:rsidR="00375BA0" w:rsidRPr="007E32C6" w:rsidRDefault="00375BA0" w:rsidP="007E32C6">
      <w:pPr>
        <w:spacing w:line="276" w:lineRule="auto"/>
        <w:rPr>
          <w:rFonts w:ascii="Times New Roman" w:hAnsi="Times New Roman" w:cs="Times New Roman"/>
          <w:sz w:val="28"/>
          <w:szCs w:val="28"/>
        </w:rPr>
      </w:pPr>
    </w:p>
    <w:p w:rsidR="0001354E" w:rsidRPr="007E32C6" w:rsidRDefault="0001354E"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Первичная </w:t>
      </w:r>
      <w:proofErr w:type="spellStart"/>
      <w:r w:rsidRPr="007E32C6">
        <w:rPr>
          <w:rFonts w:ascii="Times New Roman" w:eastAsia="Play" w:hAnsi="Times New Roman" w:cs="Times New Roman"/>
          <w:sz w:val="28"/>
          <w:szCs w:val="28"/>
        </w:rPr>
        <w:t>вспенка</w:t>
      </w:r>
      <w:proofErr w:type="spellEnd"/>
      <w:r w:rsidRPr="007E32C6">
        <w:rPr>
          <w:rFonts w:ascii="Times New Roman" w:eastAsia="Play" w:hAnsi="Times New Roman" w:cs="Times New Roman"/>
          <w:sz w:val="28"/>
          <w:szCs w:val="28"/>
        </w:rPr>
        <w:t xml:space="preserve">, вторичная </w:t>
      </w:r>
      <w:proofErr w:type="spellStart"/>
      <w:r w:rsidRPr="007E32C6">
        <w:rPr>
          <w:rFonts w:ascii="Times New Roman" w:eastAsia="Play" w:hAnsi="Times New Roman" w:cs="Times New Roman"/>
          <w:sz w:val="28"/>
          <w:szCs w:val="28"/>
        </w:rPr>
        <w:t>вспенка</w:t>
      </w:r>
      <w:proofErr w:type="spellEnd"/>
    </w:p>
    <w:p w:rsidR="0001354E" w:rsidRPr="007E32C6" w:rsidRDefault="0001354E" w:rsidP="00124294">
      <w:pPr>
        <w:spacing w:line="276" w:lineRule="auto"/>
        <w:ind w:right="0" w:firstLine="72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Переходные блоки могут  формироваться  из разных партий и содержать в себе различные виды сырья.    Переходные блоки будут использоваться в учете для распределения остатков полуфабрикатов из </w:t>
      </w:r>
      <w:proofErr w:type="spellStart"/>
      <w:r w:rsidRPr="007E32C6">
        <w:rPr>
          <w:rFonts w:ascii="Times New Roman" w:eastAsia="Play" w:hAnsi="Times New Roman" w:cs="Times New Roman"/>
          <w:sz w:val="28"/>
          <w:szCs w:val="28"/>
        </w:rPr>
        <w:t>вспенивателя</w:t>
      </w:r>
      <w:proofErr w:type="spellEnd"/>
      <w:r w:rsidRPr="007E32C6">
        <w:rPr>
          <w:rFonts w:ascii="Times New Roman" w:eastAsia="Play" w:hAnsi="Times New Roman" w:cs="Times New Roman"/>
          <w:sz w:val="28"/>
          <w:szCs w:val="28"/>
        </w:rPr>
        <w:t xml:space="preserve"> в момент формовки продукции.  В переходных блоках будет фиксироваться информация о сырье, попавшем из двух бункеров, а именно конечном и начальном. При изготовлении переходных блоков они должны относиться к отдельной партии (</w:t>
      </w:r>
      <w:proofErr w:type="gramStart"/>
      <w:r w:rsidRPr="007E32C6">
        <w:rPr>
          <w:rFonts w:ascii="Times New Roman" w:eastAsia="Play" w:hAnsi="Times New Roman" w:cs="Times New Roman"/>
          <w:sz w:val="28"/>
          <w:szCs w:val="28"/>
        </w:rPr>
        <w:t>например</w:t>
      </w:r>
      <w:proofErr w:type="gramEnd"/>
      <w:r w:rsidRPr="007E32C6">
        <w:rPr>
          <w:rFonts w:ascii="Times New Roman" w:eastAsia="Play" w:hAnsi="Times New Roman" w:cs="Times New Roman"/>
          <w:sz w:val="28"/>
          <w:szCs w:val="28"/>
        </w:rPr>
        <w:t xml:space="preserve"> мы делаем продукцию из полуфабриката 25 кг/м3, в момент когда остатка сырья не хватит для изготовления 1 блока, осуществляется подключение другого бункера с сырьем плотностью 15кг/м3  и переходный блок состоит из сырья 25кг и 15 кг). По переходному блоку информация должна фиксироваться по отдельным бункерам в базу данных должно попадать и количество сырья на 25 кг и 15 кг. </w:t>
      </w:r>
    </w:p>
    <w:p w:rsidR="0001354E" w:rsidRPr="007E32C6" w:rsidRDefault="0001354E"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Количество сырья из </w:t>
      </w:r>
      <w:proofErr w:type="gramStart"/>
      <w:r w:rsidRPr="007E32C6">
        <w:rPr>
          <w:rFonts w:ascii="Times New Roman" w:eastAsia="Play" w:hAnsi="Times New Roman" w:cs="Times New Roman"/>
          <w:sz w:val="28"/>
          <w:szCs w:val="28"/>
        </w:rPr>
        <w:t>бункера</w:t>
      </w:r>
      <w:proofErr w:type="gramEnd"/>
      <w:r w:rsidRPr="007E32C6">
        <w:rPr>
          <w:rFonts w:ascii="Times New Roman" w:eastAsia="Play" w:hAnsi="Times New Roman" w:cs="Times New Roman"/>
          <w:sz w:val="28"/>
          <w:szCs w:val="28"/>
        </w:rPr>
        <w:t xml:space="preserve"> использованного для блока должно рассчитываться исходя из плотности предыдущего блока (25кг) и плотности запененного материала (ппс15-15кг/м3)</w:t>
      </w:r>
    </w:p>
    <w:p w:rsidR="0001354E" w:rsidRPr="007E32C6" w:rsidRDefault="0001354E" w:rsidP="007E32C6">
      <w:pPr>
        <w:spacing w:line="276" w:lineRule="auto"/>
        <w:ind w:right="0"/>
        <w:jc w:val="both"/>
        <w:rPr>
          <w:rFonts w:ascii="Times New Roman" w:eastAsia="Play" w:hAnsi="Times New Roman" w:cs="Times New Roman"/>
          <w:sz w:val="28"/>
          <w:szCs w:val="28"/>
        </w:rPr>
      </w:pPr>
    </w:p>
    <w:p w:rsidR="0001354E" w:rsidRPr="007E32C6" w:rsidRDefault="00C23846" w:rsidP="007E32C6">
      <w:pPr>
        <w:spacing w:line="276" w:lineRule="auto"/>
        <w:ind w:right="0"/>
        <w:jc w:val="both"/>
        <w:rPr>
          <w:rFonts w:ascii="Times New Roman" w:eastAsia="Play" w:hAnsi="Times New Roman" w:cs="Times New Roman"/>
          <w:sz w:val="28"/>
          <w:szCs w:val="28"/>
        </w:rPr>
      </w:pPr>
      <m:oMath>
        <m:r>
          <w:rPr>
            <w:rFonts w:ascii="Cambria Math" w:eastAsia="Play" w:hAnsi="Cambria Math" w:cs="Times New Roman"/>
            <w:sz w:val="28"/>
            <w:szCs w:val="28"/>
          </w:rPr>
          <m:t>ВПБ*ППБ</m:t>
        </m:r>
      </m:oMath>
      <w:r w:rsidR="0001354E" w:rsidRPr="007E32C6">
        <w:rPr>
          <w:rFonts w:ascii="Times New Roman" w:eastAsia="Play" w:hAnsi="Times New Roman" w:cs="Times New Roman"/>
          <w:sz w:val="28"/>
          <w:szCs w:val="28"/>
        </w:rPr>
        <w:t>+ВСБ*ПББ=ВБ</w:t>
      </w:r>
    </w:p>
    <w:p w:rsidR="0001354E" w:rsidRPr="007E32C6" w:rsidRDefault="0001354E" w:rsidP="007E32C6">
      <w:pPr>
        <w:pStyle w:val="ac"/>
        <w:spacing w:line="276" w:lineRule="auto"/>
        <w:rPr>
          <w:rFonts w:ascii="Times New Roman" w:eastAsia="Liberation Serif" w:hAnsi="Times New Roman" w:cs="Times New Roman"/>
          <w:sz w:val="28"/>
          <w:szCs w:val="28"/>
        </w:rPr>
      </w:pPr>
      <w:r w:rsidRPr="007E32C6">
        <w:rPr>
          <w:rFonts w:ascii="Times New Roman" w:eastAsia="Liberation Serif" w:hAnsi="Times New Roman" w:cs="Times New Roman"/>
          <w:sz w:val="28"/>
          <w:szCs w:val="28"/>
        </w:rPr>
        <w:t>ВБ-вес переходного блока (180)</w:t>
      </w: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ВСБ-Планируемый вес следующего блока (ППС14-7,8*14=109,2кг)</w:t>
      </w: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ВПБ- вес предыдущего блока (160 кг)</w:t>
      </w: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ППБ-процент прошлого блока, условное количество сырья использованного из первого бункера. Условный остаток</w:t>
      </w: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 xml:space="preserve">ПББ-Процент будущего блока </w:t>
      </w:r>
    </w:p>
    <w:p w:rsidR="0001354E" w:rsidRPr="007E32C6" w:rsidRDefault="0001354E" w:rsidP="007E32C6">
      <w:pPr>
        <w:spacing w:line="276" w:lineRule="auto"/>
        <w:ind w:right="0"/>
        <w:jc w:val="both"/>
        <w:rPr>
          <w:rFonts w:ascii="Times New Roman" w:hAnsi="Times New Roman" w:cs="Times New Roman"/>
          <w:sz w:val="28"/>
          <w:szCs w:val="28"/>
        </w:rPr>
      </w:pP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ККП1-количество кг партия прошлая</w:t>
      </w: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ККП2- количество кг партия будущая</w:t>
      </w:r>
    </w:p>
    <w:p w:rsidR="0001354E" w:rsidRPr="007E32C6" w:rsidRDefault="0001354E" w:rsidP="007E32C6">
      <w:pPr>
        <w:spacing w:line="276" w:lineRule="auto"/>
        <w:ind w:right="0"/>
        <w:jc w:val="both"/>
        <w:rPr>
          <w:rFonts w:ascii="Times New Roman" w:hAnsi="Times New Roman" w:cs="Times New Roman"/>
          <w:sz w:val="28"/>
          <w:szCs w:val="28"/>
        </w:rPr>
      </w:pP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t>ККП</w:t>
      </w:r>
      <w:proofErr w:type="gramStart"/>
      <w:r w:rsidRPr="007E32C6">
        <w:rPr>
          <w:rFonts w:ascii="Times New Roman" w:hAnsi="Times New Roman" w:cs="Times New Roman"/>
          <w:sz w:val="28"/>
          <w:szCs w:val="28"/>
        </w:rPr>
        <w:t>1</w:t>
      </w:r>
      <w:proofErr w:type="gramEnd"/>
      <w:r w:rsidRPr="007E32C6">
        <w:rPr>
          <w:rFonts w:ascii="Times New Roman" w:hAnsi="Times New Roman" w:cs="Times New Roman"/>
          <w:sz w:val="28"/>
          <w:szCs w:val="28"/>
        </w:rPr>
        <w:t>=ППБ*ВПБ;      ККП2=ПББ*ВСБ</w:t>
      </w:r>
    </w:p>
    <w:p w:rsidR="0001354E" w:rsidRPr="007E32C6" w:rsidRDefault="0001354E" w:rsidP="007E32C6">
      <w:pPr>
        <w:spacing w:line="276" w:lineRule="auto"/>
        <w:ind w:right="0"/>
        <w:jc w:val="both"/>
        <w:rPr>
          <w:rFonts w:ascii="Times New Roman" w:hAnsi="Times New Roman" w:cs="Times New Roman"/>
          <w:sz w:val="28"/>
          <w:szCs w:val="28"/>
        </w:rPr>
      </w:pPr>
    </w:p>
    <w:p w:rsidR="0001354E" w:rsidRPr="007E32C6" w:rsidRDefault="0001354E" w:rsidP="007E32C6">
      <w:pPr>
        <w:spacing w:line="276" w:lineRule="auto"/>
        <w:ind w:right="0"/>
        <w:jc w:val="both"/>
        <w:rPr>
          <w:rFonts w:ascii="Times New Roman" w:hAnsi="Times New Roman" w:cs="Times New Roman"/>
          <w:sz w:val="28"/>
          <w:szCs w:val="28"/>
        </w:rPr>
      </w:pPr>
      <w:r w:rsidRPr="007E32C6">
        <w:rPr>
          <w:rFonts w:ascii="Times New Roman" w:hAnsi="Times New Roman" w:cs="Times New Roman"/>
          <w:sz w:val="28"/>
          <w:szCs w:val="28"/>
        </w:rPr>
        <w:lastRenderedPageBreak/>
        <w:t xml:space="preserve">Для каждого оборудования может быть привязано различное количество рабочих окон. </w:t>
      </w:r>
    </w:p>
    <w:p w:rsidR="00375BA0" w:rsidRPr="007E32C6" w:rsidRDefault="00375BA0" w:rsidP="007E32C6">
      <w:pPr>
        <w:spacing w:line="276" w:lineRule="auto"/>
        <w:rPr>
          <w:rFonts w:ascii="Times New Roman" w:hAnsi="Times New Roman" w:cs="Times New Roman"/>
          <w:sz w:val="28"/>
          <w:szCs w:val="28"/>
        </w:rPr>
      </w:pPr>
    </w:p>
    <w:p w:rsidR="00375BA0" w:rsidRPr="007E32C6" w:rsidRDefault="00375BA0" w:rsidP="007E32C6">
      <w:pPr>
        <w:spacing w:line="276" w:lineRule="auto"/>
        <w:ind w:right="0"/>
        <w:jc w:val="both"/>
        <w:rPr>
          <w:rFonts w:ascii="Times New Roman" w:hAnsi="Times New Roman" w:cs="Times New Roman"/>
          <w:sz w:val="28"/>
          <w:szCs w:val="28"/>
        </w:rPr>
      </w:pPr>
    </w:p>
    <w:p w:rsidR="00375BA0" w:rsidRPr="007E32C6" w:rsidRDefault="00375BA0" w:rsidP="007E32C6">
      <w:pPr>
        <w:spacing w:line="276" w:lineRule="auto"/>
        <w:rPr>
          <w:rFonts w:ascii="Times New Roman" w:hAnsi="Times New Roman" w:cs="Times New Roman"/>
          <w:sz w:val="28"/>
          <w:szCs w:val="28"/>
        </w:rPr>
      </w:pPr>
      <w:r w:rsidRPr="007E32C6">
        <w:rPr>
          <w:rFonts w:ascii="Times New Roman" w:hAnsi="Times New Roman" w:cs="Times New Roman"/>
          <w:sz w:val="28"/>
          <w:szCs w:val="28"/>
        </w:rPr>
        <w:br w:type="page"/>
      </w:r>
    </w:p>
    <w:p w:rsidR="000230A8" w:rsidRPr="007E32C6" w:rsidRDefault="000230A8" w:rsidP="007E32C6">
      <w:pPr>
        <w:spacing w:line="276" w:lineRule="auto"/>
        <w:ind w:right="0"/>
        <w:jc w:val="both"/>
        <w:rPr>
          <w:rFonts w:ascii="Times New Roman" w:hAnsi="Times New Roman" w:cs="Times New Roman"/>
          <w:sz w:val="28"/>
          <w:szCs w:val="28"/>
        </w:rPr>
      </w:pPr>
    </w:p>
    <w:p w:rsidR="00F20B34" w:rsidRPr="007E32C6" w:rsidRDefault="00ED0785" w:rsidP="007E32C6">
      <w:pPr>
        <w:pStyle w:val="7"/>
        <w:spacing w:line="276" w:lineRule="auto"/>
        <w:rPr>
          <w:rFonts w:ascii="Times New Roman" w:hAnsi="Times New Roman" w:cs="Times New Roman"/>
          <w:i w:val="0"/>
          <w:color w:val="auto"/>
          <w:sz w:val="28"/>
          <w:szCs w:val="28"/>
        </w:rPr>
      </w:pPr>
      <w:bookmarkStart w:id="68" w:name="_Toc15287960"/>
      <w:r w:rsidRPr="007E32C6">
        <w:rPr>
          <w:rFonts w:ascii="Times New Roman" w:hAnsi="Times New Roman" w:cs="Times New Roman"/>
          <w:i w:val="0"/>
          <w:color w:val="auto"/>
          <w:sz w:val="28"/>
          <w:szCs w:val="28"/>
        </w:rPr>
        <w:t xml:space="preserve">5. </w:t>
      </w:r>
      <w:r w:rsidR="00C2361C" w:rsidRPr="007E32C6">
        <w:rPr>
          <w:rFonts w:ascii="Times New Roman" w:hAnsi="Times New Roman" w:cs="Times New Roman"/>
          <w:i w:val="0"/>
          <w:color w:val="auto"/>
          <w:sz w:val="28"/>
          <w:szCs w:val="28"/>
        </w:rPr>
        <w:t>Интерфейс</w:t>
      </w:r>
      <w:bookmarkEnd w:id="68"/>
    </w:p>
    <w:p w:rsidR="00375BA0" w:rsidRPr="007E32C6" w:rsidRDefault="00375BA0" w:rsidP="007E32C6">
      <w:pPr>
        <w:spacing w:line="276" w:lineRule="auto"/>
        <w:rPr>
          <w:rFonts w:ascii="Times New Roman" w:hAnsi="Times New Roman" w:cs="Times New Roman"/>
          <w:sz w:val="28"/>
          <w:szCs w:val="28"/>
        </w:rPr>
      </w:pPr>
    </w:p>
    <w:p w:rsidR="00C2361C" w:rsidRPr="007E32C6" w:rsidRDefault="00554091" w:rsidP="007E32C6">
      <w:pPr>
        <w:spacing w:line="276" w:lineRule="auto"/>
        <w:ind w:right="0"/>
        <w:jc w:val="both"/>
        <w:rPr>
          <w:rFonts w:ascii="Times New Roman" w:hAnsi="Times New Roman" w:cs="Times New Roman"/>
          <w:sz w:val="28"/>
          <w:szCs w:val="28"/>
        </w:rPr>
      </w:pPr>
      <w:r w:rsidRPr="007E32C6">
        <w:rPr>
          <w:rFonts w:ascii="Times New Roman" w:eastAsia="Play" w:hAnsi="Times New Roman" w:cs="Times New Roman"/>
          <w:sz w:val="28"/>
          <w:szCs w:val="28"/>
        </w:rPr>
        <w:t xml:space="preserve">Интерфейс АСК ППС </w:t>
      </w:r>
      <w:r w:rsidR="00B318F5" w:rsidRPr="007E32C6">
        <w:rPr>
          <w:rFonts w:ascii="Times New Roman" w:eastAsia="Play" w:hAnsi="Times New Roman" w:cs="Times New Roman"/>
          <w:sz w:val="28"/>
          <w:szCs w:val="28"/>
        </w:rPr>
        <w:t>должен,</w:t>
      </w:r>
      <w:r w:rsidRPr="007E32C6">
        <w:rPr>
          <w:rFonts w:ascii="Times New Roman" w:eastAsia="Play" w:hAnsi="Times New Roman" w:cs="Times New Roman"/>
          <w:sz w:val="28"/>
          <w:szCs w:val="28"/>
        </w:rPr>
        <w:t xml:space="preserve"> прежде </w:t>
      </w:r>
      <w:r w:rsidR="00B318F5" w:rsidRPr="007E32C6">
        <w:rPr>
          <w:rFonts w:ascii="Times New Roman" w:eastAsia="Play" w:hAnsi="Times New Roman" w:cs="Times New Roman"/>
          <w:sz w:val="28"/>
          <w:szCs w:val="28"/>
        </w:rPr>
        <w:t>всего,</w:t>
      </w:r>
      <w:r w:rsidRPr="007E32C6">
        <w:rPr>
          <w:rFonts w:ascii="Times New Roman" w:eastAsia="Play" w:hAnsi="Times New Roman" w:cs="Times New Roman"/>
          <w:sz w:val="28"/>
          <w:szCs w:val="28"/>
        </w:rPr>
        <w:t xml:space="preserve"> обеспечить удобное </w:t>
      </w:r>
      <w:r w:rsidR="000230A8" w:rsidRPr="007E32C6">
        <w:rPr>
          <w:rFonts w:ascii="Times New Roman" w:eastAsia="Play" w:hAnsi="Times New Roman" w:cs="Times New Roman"/>
          <w:sz w:val="28"/>
          <w:szCs w:val="28"/>
        </w:rPr>
        <w:t>использование системы. Работа н</w:t>
      </w:r>
      <w:r w:rsidR="00B318F5" w:rsidRPr="007E32C6">
        <w:rPr>
          <w:rFonts w:ascii="Times New Roman" w:eastAsia="Play" w:hAnsi="Times New Roman" w:cs="Times New Roman"/>
          <w:sz w:val="28"/>
          <w:szCs w:val="28"/>
        </w:rPr>
        <w:t>ачинается с окна идентификации</w:t>
      </w:r>
      <w:r w:rsidR="0051549F" w:rsidRPr="007E32C6">
        <w:rPr>
          <w:rFonts w:ascii="Times New Roman" w:eastAsia="Play" w:hAnsi="Times New Roman" w:cs="Times New Roman"/>
          <w:sz w:val="28"/>
          <w:szCs w:val="28"/>
        </w:rPr>
        <w:t>.  Пользователи разделяются на 4 категории</w:t>
      </w:r>
      <w:r w:rsidR="000230A8" w:rsidRPr="007E32C6">
        <w:rPr>
          <w:rFonts w:ascii="Times New Roman" w:eastAsia="Play" w:hAnsi="Times New Roman" w:cs="Times New Roman"/>
          <w:sz w:val="28"/>
          <w:szCs w:val="28"/>
        </w:rPr>
        <w:t xml:space="preserve"> (статуса)</w:t>
      </w:r>
      <w:r w:rsidR="0051549F" w:rsidRPr="007E32C6">
        <w:rPr>
          <w:rFonts w:ascii="Times New Roman" w:eastAsia="Play" w:hAnsi="Times New Roman" w:cs="Times New Roman"/>
          <w:sz w:val="28"/>
          <w:szCs w:val="28"/>
        </w:rPr>
        <w:t xml:space="preserve"> в зависимости от функций и уровня доступа.</w:t>
      </w:r>
    </w:p>
    <w:p w:rsidR="000230A8" w:rsidRPr="007E32C6" w:rsidRDefault="000230A8" w:rsidP="007E32C6">
      <w:pPr>
        <w:spacing w:line="276" w:lineRule="auto"/>
        <w:ind w:right="0"/>
        <w:jc w:val="both"/>
        <w:rPr>
          <w:rFonts w:ascii="Times New Roman" w:hAnsi="Times New Roman" w:cs="Times New Roman"/>
          <w:sz w:val="28"/>
          <w:szCs w:val="28"/>
        </w:rPr>
      </w:pPr>
    </w:p>
    <w:p w:rsidR="00E819B1" w:rsidRPr="007E32C6" w:rsidRDefault="00E819B1" w:rsidP="007E32C6">
      <w:pPr>
        <w:pStyle w:val="7"/>
        <w:spacing w:line="276" w:lineRule="auto"/>
        <w:rPr>
          <w:rFonts w:ascii="Times New Roman" w:hAnsi="Times New Roman" w:cs="Times New Roman"/>
          <w:i w:val="0"/>
          <w:color w:val="auto"/>
          <w:sz w:val="28"/>
          <w:szCs w:val="28"/>
        </w:rPr>
      </w:pPr>
      <w:bookmarkStart w:id="69" w:name="_Toc15287961"/>
      <w:r w:rsidRPr="007E32C6">
        <w:rPr>
          <w:rFonts w:ascii="Times New Roman" w:hAnsi="Times New Roman" w:cs="Times New Roman"/>
          <w:i w:val="0"/>
          <w:color w:val="auto"/>
          <w:sz w:val="28"/>
          <w:szCs w:val="28"/>
        </w:rPr>
        <w:t>5.1 Окно входа</w:t>
      </w:r>
      <w:bookmarkEnd w:id="69"/>
    </w:p>
    <w:p w:rsidR="00E819B1" w:rsidRPr="007E32C6" w:rsidRDefault="00E819B1" w:rsidP="007E32C6">
      <w:pPr>
        <w:spacing w:line="276" w:lineRule="auto"/>
        <w:ind w:right="0"/>
        <w:jc w:val="both"/>
        <w:rPr>
          <w:rFonts w:ascii="Times New Roman"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Рабочий - Статус позволяет пользователю фиксировать процедуру производства, заносить и добавлять различную информацию, а так же просматривать задания и статистику о проделанной работе.</w:t>
      </w:r>
    </w:p>
    <w:p w:rsidR="000230A8" w:rsidRPr="007E32C6" w:rsidRDefault="000230A8"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Начальник производства</w:t>
      </w:r>
      <w:r w:rsidR="009A540E" w:rsidRPr="007E32C6">
        <w:rPr>
          <w:rFonts w:ascii="Times New Roman" w:eastAsia="Play" w:hAnsi="Times New Roman" w:cs="Times New Roman"/>
          <w:sz w:val="28"/>
          <w:szCs w:val="28"/>
        </w:rPr>
        <w:t xml:space="preserve"> </w:t>
      </w:r>
      <w:r w:rsidRPr="007E32C6">
        <w:rPr>
          <w:rFonts w:ascii="Times New Roman" w:eastAsia="Play" w:hAnsi="Times New Roman" w:cs="Times New Roman"/>
          <w:sz w:val="28"/>
          <w:szCs w:val="28"/>
        </w:rPr>
        <w:t>-  пользователи с данным статусом могу</w:t>
      </w:r>
      <w:r w:rsidR="009A540E" w:rsidRPr="007E32C6">
        <w:rPr>
          <w:rFonts w:ascii="Times New Roman" w:eastAsia="Play" w:hAnsi="Times New Roman" w:cs="Times New Roman"/>
          <w:sz w:val="28"/>
          <w:szCs w:val="28"/>
        </w:rPr>
        <w:t>т</w:t>
      </w:r>
      <w:r w:rsidRPr="007E32C6">
        <w:rPr>
          <w:rFonts w:ascii="Times New Roman" w:eastAsia="Play" w:hAnsi="Times New Roman" w:cs="Times New Roman"/>
          <w:sz w:val="28"/>
          <w:szCs w:val="28"/>
        </w:rPr>
        <w:t xml:space="preserve"> осуществлять  учет производственной деятельности</w:t>
      </w:r>
      <w:r w:rsidR="009A540E" w:rsidRPr="007E32C6">
        <w:rPr>
          <w:rFonts w:ascii="Times New Roman" w:eastAsia="Play" w:hAnsi="Times New Roman" w:cs="Times New Roman"/>
          <w:sz w:val="28"/>
          <w:szCs w:val="28"/>
        </w:rPr>
        <w:t>,</w:t>
      </w:r>
      <w:r w:rsidRPr="007E32C6">
        <w:rPr>
          <w:rFonts w:ascii="Times New Roman" w:eastAsia="Play" w:hAnsi="Times New Roman" w:cs="Times New Roman"/>
          <w:sz w:val="28"/>
          <w:szCs w:val="28"/>
        </w:rPr>
        <w:t xml:space="preserve"> </w:t>
      </w:r>
      <w:r w:rsidR="009A540E" w:rsidRPr="007E32C6">
        <w:rPr>
          <w:rFonts w:ascii="Times New Roman" w:eastAsia="Play" w:hAnsi="Times New Roman" w:cs="Times New Roman"/>
          <w:sz w:val="28"/>
          <w:szCs w:val="28"/>
        </w:rPr>
        <w:t xml:space="preserve">как и «Рабочий», а также добавлять задание и фиксировать объем выполненных работ. Начальник производства основной пользователь модуля расчет заработной платы. Так же для начальника производства открыты некоторые категории справочников. </w:t>
      </w:r>
    </w:p>
    <w:p w:rsidR="008E5F07" w:rsidRPr="007E32C6" w:rsidRDefault="008E5F07"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Руководитель - статус,  предназначенный для управляющего состава фирмы. Данные статус позволяет просматривать статистическую информацию о выпуске продукции, проведенных работах и эффективности производственной деятельности.  </w:t>
      </w:r>
    </w:p>
    <w:p w:rsidR="008E5F07" w:rsidRPr="007E32C6" w:rsidRDefault="008E5F07"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Администратор - статус для людей с углубленными знаниями и компетенцией  в области управления системой учета. Эти пользователи имеют доступ к функциям и настройкам программы, могут редактировать всю справочную информацию и производить корректировку  актуальных данных. </w:t>
      </w:r>
    </w:p>
    <w:p w:rsidR="00D53583" w:rsidRPr="007E32C6" w:rsidRDefault="000230A8" w:rsidP="007E32C6">
      <w:pPr>
        <w:spacing w:line="276" w:lineRule="auto"/>
        <w:ind w:right="0"/>
        <w:jc w:val="center"/>
        <w:rPr>
          <w:rFonts w:ascii="Times New Roman" w:eastAsia="Play" w:hAnsi="Times New Roman" w:cs="Times New Roman"/>
          <w:sz w:val="28"/>
          <w:szCs w:val="28"/>
        </w:rPr>
      </w:pPr>
      <w:r w:rsidRPr="007E32C6">
        <w:rPr>
          <w:rFonts w:ascii="Times New Roman" w:hAnsi="Times New Roman" w:cs="Times New Roman"/>
          <w:noProof/>
          <w:sz w:val="28"/>
          <w:szCs w:val="28"/>
        </w:rPr>
        <w:lastRenderedPageBreak/>
        <w:drawing>
          <wp:inline distT="0" distB="0" distL="0" distR="0" wp14:anchorId="719A7D57" wp14:editId="4EC75A88">
            <wp:extent cx="4535805" cy="33896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805" cy="3389630"/>
                    </a:xfrm>
                    <a:prstGeom prst="rect">
                      <a:avLst/>
                    </a:prstGeom>
                    <a:noFill/>
                  </pic:spPr>
                </pic:pic>
              </a:graphicData>
            </a:graphic>
          </wp:inline>
        </w:drawing>
      </w:r>
    </w:p>
    <w:p w:rsidR="00D53583" w:rsidRPr="007E32C6" w:rsidRDefault="00D53583" w:rsidP="007E32C6">
      <w:pPr>
        <w:spacing w:line="276" w:lineRule="auto"/>
        <w:ind w:right="0"/>
        <w:jc w:val="both"/>
        <w:rPr>
          <w:rFonts w:ascii="Times New Roman" w:eastAsia="Play" w:hAnsi="Times New Roman" w:cs="Times New Roman"/>
          <w:sz w:val="28"/>
          <w:szCs w:val="28"/>
        </w:rPr>
      </w:pPr>
    </w:p>
    <w:p w:rsidR="00E819B1" w:rsidRPr="007E32C6" w:rsidRDefault="00E819B1" w:rsidP="007E32C6">
      <w:pPr>
        <w:pStyle w:val="7"/>
        <w:spacing w:line="276" w:lineRule="auto"/>
        <w:rPr>
          <w:rFonts w:ascii="Times New Roman" w:hAnsi="Times New Roman" w:cs="Times New Roman"/>
          <w:i w:val="0"/>
          <w:color w:val="auto"/>
          <w:sz w:val="28"/>
          <w:szCs w:val="28"/>
        </w:rPr>
      </w:pPr>
      <w:bookmarkStart w:id="70" w:name="_Toc15287962"/>
      <w:r w:rsidRPr="007E32C6">
        <w:rPr>
          <w:rFonts w:ascii="Times New Roman" w:hAnsi="Times New Roman" w:cs="Times New Roman"/>
          <w:i w:val="0"/>
          <w:color w:val="auto"/>
          <w:sz w:val="28"/>
          <w:szCs w:val="28"/>
        </w:rPr>
        <w:t>5.2 Оборудование.</w:t>
      </w:r>
      <w:bookmarkEnd w:id="70"/>
      <w:r w:rsidRPr="007E32C6">
        <w:rPr>
          <w:rFonts w:ascii="Times New Roman" w:hAnsi="Times New Roman" w:cs="Times New Roman"/>
          <w:i w:val="0"/>
          <w:color w:val="auto"/>
          <w:sz w:val="28"/>
          <w:szCs w:val="28"/>
        </w:rPr>
        <w:t xml:space="preserve"> </w:t>
      </w:r>
    </w:p>
    <w:p w:rsidR="00E819B1" w:rsidRPr="007E32C6" w:rsidRDefault="00E819B1" w:rsidP="007E32C6">
      <w:pPr>
        <w:spacing w:line="276" w:lineRule="auto"/>
        <w:ind w:right="0"/>
        <w:jc w:val="both"/>
        <w:rPr>
          <w:rFonts w:ascii="Times New Roman" w:hAnsi="Times New Roman" w:cs="Times New Roman"/>
          <w:sz w:val="28"/>
          <w:szCs w:val="28"/>
        </w:rPr>
      </w:pPr>
    </w:p>
    <w:p w:rsidR="002437AD" w:rsidRPr="007E32C6" w:rsidRDefault="002437AD" w:rsidP="007E32C6">
      <w:pPr>
        <w:spacing w:line="276" w:lineRule="auto"/>
        <w:ind w:right="0"/>
        <w:jc w:val="both"/>
        <w:rPr>
          <w:rFonts w:ascii="Times New Roman" w:eastAsia="Play" w:hAnsi="Times New Roman" w:cs="Times New Roman"/>
          <w:sz w:val="28"/>
          <w:szCs w:val="28"/>
        </w:rPr>
      </w:pPr>
      <w:r w:rsidRPr="007E32C6">
        <w:rPr>
          <w:rFonts w:ascii="Times New Roman" w:hAnsi="Times New Roman" w:cs="Times New Roman"/>
          <w:sz w:val="28"/>
          <w:szCs w:val="28"/>
        </w:rPr>
        <w:t>В зависимости от рабочего места и статуса пользователя состав рабочих вкладок (кнопок) отличается.</w:t>
      </w:r>
    </w:p>
    <w:p w:rsidR="00D53583" w:rsidRPr="007E32C6" w:rsidRDefault="00BD27D3"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 xml:space="preserve">1) </w:t>
      </w:r>
      <w:r w:rsidR="00D53583" w:rsidRPr="007E32C6">
        <w:rPr>
          <w:rFonts w:ascii="Times New Roman" w:eastAsia="Play" w:hAnsi="Times New Roman" w:cs="Times New Roman"/>
          <w:sz w:val="28"/>
          <w:szCs w:val="28"/>
        </w:rPr>
        <w:t>Вкладка «Оборудование» -  Обобщенный раздел позволяющий просматривать и корректировать различную информацию, связанную с работой оборудования. Имеет разделы: журнал обслуживания оборудования, график загрузки оборудования, дополнительная информация.</w:t>
      </w:r>
      <w:r w:rsidR="00196694" w:rsidRPr="007E32C6">
        <w:rPr>
          <w:rFonts w:ascii="Times New Roman" w:eastAsia="Play" w:hAnsi="Times New Roman" w:cs="Times New Roman"/>
          <w:sz w:val="28"/>
          <w:szCs w:val="28"/>
        </w:rPr>
        <w:t xml:space="preserve"> К каждому планшету на рабочем привязывается определённое оборудование.</w:t>
      </w:r>
    </w:p>
    <w:p w:rsidR="00D53583" w:rsidRPr="007E32C6" w:rsidRDefault="00D53583" w:rsidP="007E32C6">
      <w:pPr>
        <w:spacing w:line="276" w:lineRule="auto"/>
        <w:ind w:right="0"/>
        <w:jc w:val="both"/>
        <w:rPr>
          <w:rFonts w:ascii="Times New Roman" w:eastAsia="Play" w:hAnsi="Times New Roman" w:cs="Times New Roman"/>
          <w:sz w:val="28"/>
          <w:szCs w:val="28"/>
        </w:rPr>
      </w:pPr>
    </w:p>
    <w:p w:rsidR="0021121F" w:rsidRPr="007E32C6" w:rsidRDefault="00D53583" w:rsidP="007E32C6">
      <w:pPr>
        <w:spacing w:line="276" w:lineRule="auto"/>
        <w:ind w:right="0"/>
        <w:jc w:val="center"/>
        <w:rPr>
          <w:rFonts w:ascii="Times New Roman" w:hAnsi="Times New Roman" w:cs="Times New Roman"/>
          <w:sz w:val="28"/>
          <w:szCs w:val="28"/>
        </w:rPr>
      </w:pPr>
      <w:r w:rsidRPr="007E32C6">
        <w:rPr>
          <w:rFonts w:ascii="Times New Roman" w:hAnsi="Times New Roman" w:cs="Times New Roman"/>
          <w:noProof/>
          <w:sz w:val="28"/>
          <w:szCs w:val="28"/>
        </w:rPr>
        <w:drawing>
          <wp:inline distT="0" distB="0" distL="0" distR="0" wp14:anchorId="50E8EAD9" wp14:editId="12865FB3">
            <wp:extent cx="4376252" cy="3278781"/>
            <wp:effectExtent l="0" t="0" r="5715" b="0"/>
            <wp:docPr id="17" name="Рисунок 17" descr="C:\Users\User\YandexDisk\Скриншоты\2019-07-24_16-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9-07-24_16-28-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828" cy="3282958"/>
                    </a:xfrm>
                    <a:prstGeom prst="rect">
                      <a:avLst/>
                    </a:prstGeom>
                    <a:noFill/>
                    <a:ln>
                      <a:noFill/>
                    </a:ln>
                  </pic:spPr>
                </pic:pic>
              </a:graphicData>
            </a:graphic>
          </wp:inline>
        </w:drawing>
      </w:r>
    </w:p>
    <w:p w:rsidR="00D53583" w:rsidRPr="007E32C6" w:rsidRDefault="00D53583" w:rsidP="007E32C6">
      <w:pPr>
        <w:spacing w:line="276" w:lineRule="auto"/>
        <w:jc w:val="both"/>
        <w:rPr>
          <w:rFonts w:ascii="Times New Roman" w:hAnsi="Times New Roman" w:cs="Times New Roman"/>
          <w:sz w:val="28"/>
          <w:szCs w:val="28"/>
        </w:rPr>
      </w:pPr>
    </w:p>
    <w:p w:rsidR="00D53583" w:rsidRPr="007E32C6" w:rsidRDefault="00D53583"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rPr>
        <w:t>22</w:t>
      </w:r>
      <w:r w:rsidR="00BD27D3" w:rsidRPr="007E32C6">
        <w:rPr>
          <w:rFonts w:ascii="Times New Roman" w:hAnsi="Times New Roman" w:cs="Times New Roman"/>
          <w:sz w:val="28"/>
          <w:szCs w:val="28"/>
        </w:rPr>
        <w:t xml:space="preserve"> </w:t>
      </w:r>
      <w:r w:rsidRPr="007E32C6">
        <w:rPr>
          <w:rFonts w:ascii="Times New Roman" w:hAnsi="Times New Roman" w:cs="Times New Roman"/>
          <w:sz w:val="28"/>
          <w:szCs w:val="28"/>
        </w:rPr>
        <w:t>-</w:t>
      </w:r>
      <w:r w:rsidRPr="007E32C6">
        <w:rPr>
          <w:rFonts w:ascii="Times New Roman" w:hAnsi="Times New Roman" w:cs="Times New Roman"/>
          <w:sz w:val="28"/>
          <w:szCs w:val="28"/>
          <w:shd w:val="clear" w:color="auto" w:fill="FCFCFC"/>
        </w:rPr>
        <w:t xml:space="preserve"> Текстовый справочник об особенностях работы на оборудовании, тех режима, заметки </w:t>
      </w:r>
      <w:proofErr w:type="spellStart"/>
      <w:r w:rsidRPr="007E32C6">
        <w:rPr>
          <w:rFonts w:ascii="Times New Roman" w:hAnsi="Times New Roman" w:cs="Times New Roman"/>
          <w:sz w:val="28"/>
          <w:szCs w:val="28"/>
          <w:shd w:val="clear" w:color="auto" w:fill="FCFCFC"/>
        </w:rPr>
        <w:t>итд</w:t>
      </w:r>
      <w:proofErr w:type="spellEnd"/>
      <w:r w:rsidRPr="007E32C6">
        <w:rPr>
          <w:rFonts w:ascii="Times New Roman" w:hAnsi="Times New Roman" w:cs="Times New Roman"/>
          <w:sz w:val="28"/>
          <w:szCs w:val="28"/>
          <w:shd w:val="clear" w:color="auto" w:fill="FCFCFC"/>
        </w:rPr>
        <w:t xml:space="preserve">. При нажатии на соответствующую кнопку должно открываться справочное окно. </w:t>
      </w:r>
    </w:p>
    <w:p w:rsidR="00D53583" w:rsidRPr="007E32C6" w:rsidRDefault="00D53583" w:rsidP="007E32C6">
      <w:pPr>
        <w:spacing w:line="276" w:lineRule="auto"/>
        <w:jc w:val="center"/>
        <w:rPr>
          <w:rFonts w:ascii="Times New Roman" w:hAnsi="Times New Roman" w:cs="Times New Roman"/>
          <w:sz w:val="28"/>
          <w:szCs w:val="28"/>
          <w:shd w:val="clear" w:color="auto" w:fill="FCFCFC"/>
        </w:rPr>
      </w:pPr>
      <w:r w:rsidRPr="007E32C6">
        <w:rPr>
          <w:rFonts w:ascii="Times New Roman" w:hAnsi="Times New Roman" w:cs="Times New Roman"/>
          <w:noProof/>
          <w:sz w:val="28"/>
          <w:szCs w:val="28"/>
          <w:shd w:val="clear" w:color="auto" w:fill="FCFCFC"/>
        </w:rPr>
        <w:drawing>
          <wp:inline distT="0" distB="0" distL="0" distR="0" wp14:anchorId="481219D6" wp14:editId="79760F57">
            <wp:extent cx="4124325" cy="1674887"/>
            <wp:effectExtent l="0" t="0" r="0" b="1905"/>
            <wp:docPr id="19" name="Рисунок 19" descr="C:\Users\User\YandexDisk\Скриншоты\2019-07-24_17-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19-07-24_17-18-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387" cy="1677755"/>
                    </a:xfrm>
                    <a:prstGeom prst="rect">
                      <a:avLst/>
                    </a:prstGeom>
                    <a:noFill/>
                    <a:ln>
                      <a:noFill/>
                    </a:ln>
                  </pic:spPr>
                </pic:pic>
              </a:graphicData>
            </a:graphic>
          </wp:inline>
        </w:drawing>
      </w:r>
    </w:p>
    <w:p w:rsidR="00D53583" w:rsidRPr="007E32C6" w:rsidRDefault="00D53583" w:rsidP="007E32C6">
      <w:pPr>
        <w:spacing w:line="276" w:lineRule="auto"/>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23</w:t>
      </w:r>
      <w:r w:rsidR="00BD27D3" w:rsidRPr="007E32C6">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 xml:space="preserve">- Загрузка оборудования. Период простоя оборудования определяется в справочнике, в случае более длительного периода неактивности считается, что оборудование не работает. Данные о простое за сутки должны фиксировать в базе данных, для дальнейшего анализа.  Начала ввода данных это факт начала работы оборудования. В отчетах необходимо реализовать, возможность выгрузки данных в </w:t>
      </w:r>
      <w:proofErr w:type="spellStart"/>
      <w:r w:rsidRPr="007E32C6">
        <w:rPr>
          <w:rFonts w:ascii="Times New Roman" w:hAnsi="Times New Roman" w:cs="Times New Roman"/>
          <w:sz w:val="28"/>
          <w:szCs w:val="28"/>
          <w:shd w:val="clear" w:color="auto" w:fill="FCFCFC"/>
        </w:rPr>
        <w:t>эксель</w:t>
      </w:r>
      <w:proofErr w:type="spellEnd"/>
      <w:r w:rsidRPr="007E32C6">
        <w:rPr>
          <w:rFonts w:ascii="Times New Roman" w:hAnsi="Times New Roman" w:cs="Times New Roman"/>
          <w:sz w:val="28"/>
          <w:szCs w:val="28"/>
          <w:shd w:val="clear" w:color="auto" w:fill="FCFCFC"/>
        </w:rPr>
        <w:t>. При сборе данных о работе оборудования должны быть установл</w:t>
      </w:r>
      <w:r w:rsidR="00196694" w:rsidRPr="007E32C6">
        <w:rPr>
          <w:rFonts w:ascii="Times New Roman" w:hAnsi="Times New Roman" w:cs="Times New Roman"/>
          <w:sz w:val="28"/>
          <w:szCs w:val="28"/>
          <w:shd w:val="clear" w:color="auto" w:fill="FCFCFC"/>
        </w:rPr>
        <w:t>ены различный тайм ауты при отсутствии активности пользователя</w:t>
      </w:r>
      <w:r w:rsidRPr="007E32C6">
        <w:rPr>
          <w:rFonts w:ascii="Times New Roman" w:hAnsi="Times New Roman" w:cs="Times New Roman"/>
          <w:sz w:val="28"/>
          <w:szCs w:val="28"/>
          <w:shd w:val="clear" w:color="auto" w:fill="FCFCFC"/>
        </w:rPr>
        <w:t>. В перспективе подключить данный модуль к датчикам напряжения на оборудовании для обеспечения сбора более объективной информации</w:t>
      </w:r>
      <w:r w:rsidR="00196694" w:rsidRPr="007E32C6">
        <w:rPr>
          <w:rFonts w:ascii="Times New Roman" w:hAnsi="Times New Roman" w:cs="Times New Roman"/>
          <w:sz w:val="28"/>
          <w:szCs w:val="28"/>
          <w:shd w:val="clear" w:color="auto" w:fill="FCFCFC"/>
        </w:rPr>
        <w:t xml:space="preserve"> в  </w:t>
      </w:r>
      <w:r w:rsidR="00C40D28" w:rsidRPr="007E32C6">
        <w:rPr>
          <w:rFonts w:ascii="Times New Roman" w:hAnsi="Times New Roman" w:cs="Times New Roman"/>
          <w:noProof/>
          <w:sz w:val="28"/>
          <w:szCs w:val="28"/>
          <w:shd w:val="clear" w:color="auto" w:fill="FCFCFC"/>
        </w:rPr>
        <w:drawing>
          <wp:anchor distT="0" distB="0" distL="114300" distR="114300" simplePos="0" relativeHeight="251667456" behindDoc="1" locked="0" layoutInCell="1" allowOverlap="1" wp14:anchorId="41376C53" wp14:editId="06437F67">
            <wp:simplePos x="0" y="0"/>
            <wp:positionH relativeFrom="column">
              <wp:posOffset>3118485</wp:posOffset>
            </wp:positionH>
            <wp:positionV relativeFrom="paragraph">
              <wp:posOffset>629285</wp:posOffset>
            </wp:positionV>
            <wp:extent cx="2505075" cy="2012315"/>
            <wp:effectExtent l="0" t="0" r="9525" b="6985"/>
            <wp:wrapTight wrapText="bothSides">
              <wp:wrapPolygon edited="0">
                <wp:start x="0" y="0"/>
                <wp:lineTo x="0" y="21470"/>
                <wp:lineTo x="21518" y="21470"/>
                <wp:lineTo x="21518" y="0"/>
                <wp:lineTo x="0" y="0"/>
              </wp:wrapPolygon>
            </wp:wrapTight>
            <wp:docPr id="20" name="Рисунок 20" descr="C:\Users\User\YandexDisk\Скриншоты\2019-07-24_17-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19-07-24_17-23-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5075" cy="2012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694" w:rsidRPr="007E32C6">
        <w:rPr>
          <w:rFonts w:ascii="Times New Roman" w:hAnsi="Times New Roman" w:cs="Times New Roman"/>
          <w:sz w:val="28"/>
          <w:szCs w:val="28"/>
          <w:shd w:val="clear" w:color="auto" w:fill="FCFCFC"/>
        </w:rPr>
        <w:t>разрезе различных производственных узлов</w:t>
      </w:r>
      <w:r w:rsidRPr="007E32C6">
        <w:rPr>
          <w:rFonts w:ascii="Times New Roman" w:hAnsi="Times New Roman" w:cs="Times New Roman"/>
          <w:sz w:val="28"/>
          <w:szCs w:val="28"/>
          <w:shd w:val="clear" w:color="auto" w:fill="FCFCFC"/>
        </w:rPr>
        <w:t xml:space="preserve">. </w:t>
      </w:r>
    </w:p>
    <w:p w:rsidR="00D53583" w:rsidRPr="007E32C6" w:rsidRDefault="00D53583" w:rsidP="007E32C6">
      <w:pPr>
        <w:spacing w:line="276" w:lineRule="auto"/>
        <w:jc w:val="both"/>
        <w:rPr>
          <w:rFonts w:ascii="Times New Roman" w:hAnsi="Times New Roman" w:cs="Times New Roman"/>
          <w:sz w:val="28"/>
          <w:szCs w:val="28"/>
          <w:shd w:val="clear" w:color="auto" w:fill="FCFCFC"/>
        </w:rPr>
      </w:pPr>
    </w:p>
    <w:p w:rsidR="00D53583" w:rsidRPr="007E32C6" w:rsidRDefault="00196694"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24 </w:t>
      </w:r>
      <w:r w:rsidR="00BD27D3" w:rsidRPr="007E32C6">
        <w:rPr>
          <w:rFonts w:ascii="Times New Roman" w:hAnsi="Times New Roman" w:cs="Times New Roman"/>
          <w:sz w:val="28"/>
          <w:szCs w:val="28"/>
          <w:shd w:val="clear" w:color="auto" w:fill="FCFCFC"/>
        </w:rPr>
        <w:t xml:space="preserve">- </w:t>
      </w:r>
      <w:r w:rsidR="00D53583" w:rsidRPr="007E32C6">
        <w:rPr>
          <w:rFonts w:ascii="Times New Roman" w:hAnsi="Times New Roman" w:cs="Times New Roman"/>
          <w:sz w:val="28"/>
          <w:szCs w:val="28"/>
          <w:shd w:val="clear" w:color="auto" w:fill="FCFCFC"/>
        </w:rPr>
        <w:t>Фото оборудования можно добавить к оборудованию в соответствующем справочнике.</w:t>
      </w:r>
      <w:r w:rsidRPr="007E32C6">
        <w:rPr>
          <w:rFonts w:ascii="Times New Roman" w:hAnsi="Times New Roman" w:cs="Times New Roman"/>
          <w:sz w:val="28"/>
          <w:szCs w:val="28"/>
          <w:shd w:val="clear" w:color="auto" w:fill="FCFCFC"/>
        </w:rPr>
        <w:t xml:space="preserve"> Данная функция носит больше эстетический характер. </w:t>
      </w:r>
    </w:p>
    <w:p w:rsidR="00196694" w:rsidRPr="007E32C6" w:rsidRDefault="00196694" w:rsidP="007E32C6">
      <w:pPr>
        <w:spacing w:line="276" w:lineRule="auto"/>
        <w:ind w:right="-1"/>
        <w:jc w:val="both"/>
        <w:rPr>
          <w:rFonts w:ascii="Times New Roman" w:hAnsi="Times New Roman" w:cs="Times New Roman"/>
          <w:sz w:val="28"/>
          <w:szCs w:val="28"/>
          <w:shd w:val="clear" w:color="auto" w:fill="FCFCFC"/>
        </w:rPr>
      </w:pPr>
    </w:p>
    <w:p w:rsidR="00196694" w:rsidRPr="007E32C6" w:rsidRDefault="00E819B1" w:rsidP="007E32C6">
      <w:pPr>
        <w:pStyle w:val="7"/>
        <w:spacing w:line="276" w:lineRule="auto"/>
        <w:ind w:right="-1"/>
        <w:rPr>
          <w:rFonts w:ascii="Times New Roman" w:hAnsi="Times New Roman" w:cs="Times New Roman"/>
          <w:i w:val="0"/>
          <w:color w:val="auto"/>
          <w:sz w:val="28"/>
          <w:szCs w:val="28"/>
          <w:shd w:val="clear" w:color="auto" w:fill="FCFCFC"/>
        </w:rPr>
      </w:pPr>
      <w:bookmarkStart w:id="71" w:name="_Toc15287963"/>
      <w:r w:rsidRPr="007E32C6">
        <w:rPr>
          <w:rFonts w:ascii="Times New Roman" w:hAnsi="Times New Roman" w:cs="Times New Roman"/>
          <w:i w:val="0"/>
          <w:color w:val="auto"/>
          <w:sz w:val="28"/>
          <w:szCs w:val="28"/>
          <w:shd w:val="clear" w:color="auto" w:fill="FCFCFC"/>
        </w:rPr>
        <w:t>5.3 Бригада</w:t>
      </w:r>
      <w:bookmarkEnd w:id="71"/>
    </w:p>
    <w:p w:rsidR="00E819B1" w:rsidRPr="007E32C6" w:rsidRDefault="00E819B1" w:rsidP="007E32C6">
      <w:pPr>
        <w:spacing w:line="276" w:lineRule="auto"/>
        <w:ind w:right="-1"/>
        <w:jc w:val="both"/>
        <w:rPr>
          <w:rFonts w:ascii="Times New Roman" w:hAnsi="Times New Roman" w:cs="Times New Roman"/>
          <w:sz w:val="28"/>
          <w:szCs w:val="28"/>
          <w:shd w:val="clear" w:color="auto" w:fill="FCFCFC"/>
        </w:rPr>
      </w:pPr>
    </w:p>
    <w:p w:rsidR="00BD27D3" w:rsidRPr="007E32C6" w:rsidRDefault="00412C7C"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noProof/>
          <w:sz w:val="28"/>
          <w:szCs w:val="28"/>
          <w:shd w:val="clear" w:color="auto" w:fill="FCFCFC"/>
        </w:rPr>
        <w:drawing>
          <wp:anchor distT="0" distB="0" distL="114300" distR="114300" simplePos="0" relativeHeight="251668480" behindDoc="1" locked="0" layoutInCell="1" allowOverlap="1" wp14:anchorId="667B3E53" wp14:editId="2112E0ED">
            <wp:simplePos x="0" y="0"/>
            <wp:positionH relativeFrom="column">
              <wp:posOffset>4374515</wp:posOffset>
            </wp:positionH>
            <wp:positionV relativeFrom="paragraph">
              <wp:posOffset>45085</wp:posOffset>
            </wp:positionV>
            <wp:extent cx="1905635" cy="1590675"/>
            <wp:effectExtent l="0" t="0" r="0" b="9525"/>
            <wp:wrapTight wrapText="bothSides">
              <wp:wrapPolygon edited="0">
                <wp:start x="0" y="0"/>
                <wp:lineTo x="0" y="21471"/>
                <wp:lineTo x="21377" y="21471"/>
                <wp:lineTo x="21377" y="0"/>
                <wp:lineTo x="0" y="0"/>
              </wp:wrapPolygon>
            </wp:wrapTight>
            <wp:docPr id="22" name="Рисунок 22" descr="C:\Users\User\YandexDisk\Скриншоты\2019-07-24_17-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19-07-24_17-45-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63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7D3" w:rsidRPr="007E32C6">
        <w:rPr>
          <w:rFonts w:ascii="Times New Roman" w:hAnsi="Times New Roman" w:cs="Times New Roman"/>
          <w:sz w:val="28"/>
          <w:szCs w:val="28"/>
          <w:shd w:val="clear" w:color="auto" w:fill="FCFCFC"/>
        </w:rPr>
        <w:t xml:space="preserve">Бригада - вкладка, отвечающая за занесение информации и итоговую выработку. </w:t>
      </w:r>
      <w:r w:rsidR="00196694" w:rsidRPr="007E32C6">
        <w:rPr>
          <w:rFonts w:ascii="Times New Roman" w:hAnsi="Times New Roman" w:cs="Times New Roman"/>
          <w:sz w:val="28"/>
          <w:szCs w:val="28"/>
          <w:shd w:val="clear" w:color="auto" w:fill="FCFCFC"/>
        </w:rPr>
        <w:t>Первая вкладка</w:t>
      </w:r>
      <w:r w:rsidR="00BD27D3" w:rsidRPr="007E32C6">
        <w:rPr>
          <w:rFonts w:ascii="Times New Roman" w:hAnsi="Times New Roman" w:cs="Times New Roman"/>
          <w:sz w:val="28"/>
          <w:szCs w:val="28"/>
          <w:shd w:val="clear" w:color="auto" w:fill="FCFCFC"/>
        </w:rPr>
        <w:t>,</w:t>
      </w:r>
      <w:r w:rsidR="00196694" w:rsidRPr="007E32C6">
        <w:rPr>
          <w:rFonts w:ascii="Times New Roman" w:hAnsi="Times New Roman" w:cs="Times New Roman"/>
          <w:sz w:val="28"/>
          <w:szCs w:val="28"/>
          <w:shd w:val="clear" w:color="auto" w:fill="FCFCFC"/>
        </w:rPr>
        <w:t xml:space="preserve"> которая должна открываться при авторизации пользователя, если предыдущая смена была закрыта. После внесения данных о бригаде пользователь может работать в разделах связанных </w:t>
      </w:r>
      <w:r w:rsidR="00BD27D3" w:rsidRPr="007E32C6">
        <w:rPr>
          <w:rFonts w:ascii="Times New Roman" w:hAnsi="Times New Roman" w:cs="Times New Roman"/>
          <w:sz w:val="28"/>
          <w:szCs w:val="28"/>
          <w:shd w:val="clear" w:color="auto" w:fill="FCFCFC"/>
        </w:rPr>
        <w:t xml:space="preserve">с </w:t>
      </w:r>
      <w:r w:rsidR="00196694" w:rsidRPr="007E32C6">
        <w:rPr>
          <w:rFonts w:ascii="Times New Roman" w:hAnsi="Times New Roman" w:cs="Times New Roman"/>
          <w:sz w:val="28"/>
          <w:szCs w:val="28"/>
          <w:shd w:val="clear" w:color="auto" w:fill="FCFCFC"/>
        </w:rPr>
        <w:t xml:space="preserve">производственной </w:t>
      </w:r>
      <w:r w:rsidR="00196694" w:rsidRPr="007E32C6">
        <w:rPr>
          <w:rFonts w:ascii="Times New Roman" w:hAnsi="Times New Roman" w:cs="Times New Roman"/>
          <w:sz w:val="28"/>
          <w:szCs w:val="28"/>
          <w:shd w:val="clear" w:color="auto" w:fill="FCFCFC"/>
        </w:rPr>
        <w:lastRenderedPageBreak/>
        <w:t xml:space="preserve">деятельностью.  </w:t>
      </w:r>
      <w:r w:rsidR="00BD27D3" w:rsidRPr="007E32C6">
        <w:rPr>
          <w:rFonts w:ascii="Times New Roman" w:hAnsi="Times New Roman" w:cs="Times New Roman"/>
          <w:sz w:val="28"/>
          <w:szCs w:val="28"/>
          <w:shd w:val="clear" w:color="auto" w:fill="FCFCFC"/>
        </w:rPr>
        <w:t>В бригаде может находиться один  рабочий, пользователь по умолчанию попадает в бригаду.</w:t>
      </w:r>
    </w:p>
    <w:p w:rsidR="005553CB" w:rsidRPr="007E32C6" w:rsidRDefault="005553CB"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25 - Последние бригады, для быстрого ввода данных о бригаде. Отображается 2 последних состава бригады.</w:t>
      </w:r>
    </w:p>
    <w:p w:rsidR="005553CB" w:rsidRPr="007E32C6" w:rsidRDefault="005553CB"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26 - Добавить работника в бригаду.</w:t>
      </w:r>
    </w:p>
    <w:p w:rsidR="005553CB" w:rsidRPr="007E32C6" w:rsidRDefault="005553CB" w:rsidP="007E32C6">
      <w:pPr>
        <w:spacing w:line="276" w:lineRule="auto"/>
        <w:ind w:right="-1"/>
        <w:jc w:val="both"/>
        <w:rPr>
          <w:rFonts w:ascii="Times New Roman" w:hAnsi="Times New Roman" w:cs="Times New Roman"/>
          <w:spacing w:val="-1"/>
          <w:sz w:val="28"/>
          <w:szCs w:val="28"/>
          <w:shd w:val="clear" w:color="auto" w:fill="FFFFFF"/>
        </w:rPr>
      </w:pPr>
      <w:r w:rsidRPr="007E32C6">
        <w:rPr>
          <w:rFonts w:ascii="Times New Roman" w:hAnsi="Times New Roman" w:cs="Times New Roman"/>
          <w:sz w:val="28"/>
          <w:szCs w:val="28"/>
          <w:shd w:val="clear" w:color="auto" w:fill="FCFCFC"/>
        </w:rPr>
        <w:t xml:space="preserve">39 – Карточка работника.  Для каждого пользователя/ работника необходимо реализовать карточку сотрудника, для ввода различной информации (ФИО, разряд, должность </w:t>
      </w:r>
      <w:proofErr w:type="spellStart"/>
      <w:r w:rsidRPr="007E32C6">
        <w:rPr>
          <w:rFonts w:ascii="Times New Roman" w:hAnsi="Times New Roman" w:cs="Times New Roman"/>
          <w:sz w:val="28"/>
          <w:szCs w:val="28"/>
          <w:shd w:val="clear" w:color="auto" w:fill="FCFCFC"/>
        </w:rPr>
        <w:t>итд</w:t>
      </w:r>
      <w:proofErr w:type="spellEnd"/>
      <w:r w:rsidRPr="007E32C6">
        <w:rPr>
          <w:rFonts w:ascii="Times New Roman" w:hAnsi="Times New Roman" w:cs="Times New Roman"/>
          <w:sz w:val="28"/>
          <w:szCs w:val="28"/>
          <w:shd w:val="clear" w:color="auto" w:fill="FCFCFC"/>
        </w:rPr>
        <w:t>).</w:t>
      </w:r>
    </w:p>
    <w:p w:rsidR="00196694" w:rsidRPr="007E32C6" w:rsidRDefault="00BD27D3" w:rsidP="007E32C6">
      <w:pPr>
        <w:spacing w:line="276" w:lineRule="auto"/>
        <w:jc w:val="center"/>
        <w:rPr>
          <w:rFonts w:ascii="Times New Roman" w:hAnsi="Times New Roman" w:cs="Times New Roman"/>
          <w:sz w:val="28"/>
          <w:szCs w:val="28"/>
        </w:rPr>
      </w:pPr>
      <w:r w:rsidRPr="007E32C6">
        <w:rPr>
          <w:rFonts w:ascii="Times New Roman" w:hAnsi="Times New Roman" w:cs="Times New Roman"/>
          <w:noProof/>
          <w:spacing w:val="-1"/>
          <w:sz w:val="28"/>
          <w:szCs w:val="28"/>
          <w:shd w:val="clear" w:color="auto" w:fill="FFFFFF"/>
        </w:rPr>
        <w:drawing>
          <wp:inline distT="0" distB="0" distL="0" distR="0" wp14:anchorId="6C4BB7B7" wp14:editId="2FD3DC98">
            <wp:extent cx="4374697" cy="3286125"/>
            <wp:effectExtent l="0" t="0" r="6985" b="0"/>
            <wp:docPr id="21" name="Рисунок 21" descr="C:\Users\User\YandexDisk\Скриншоты\2019-07-24_17-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19-07-24_17-26-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4697" cy="3286125"/>
                    </a:xfrm>
                    <a:prstGeom prst="rect">
                      <a:avLst/>
                    </a:prstGeom>
                    <a:noFill/>
                    <a:ln>
                      <a:noFill/>
                    </a:ln>
                  </pic:spPr>
                </pic:pic>
              </a:graphicData>
            </a:graphic>
          </wp:inline>
        </w:drawing>
      </w:r>
    </w:p>
    <w:p w:rsidR="005553CB" w:rsidRPr="007E32C6" w:rsidRDefault="005553CB" w:rsidP="007E32C6">
      <w:pPr>
        <w:spacing w:line="276" w:lineRule="auto"/>
        <w:jc w:val="both"/>
        <w:rPr>
          <w:rFonts w:ascii="Times New Roman" w:hAnsi="Times New Roman" w:cs="Times New Roman"/>
          <w:sz w:val="28"/>
          <w:szCs w:val="28"/>
        </w:rPr>
      </w:pPr>
    </w:p>
    <w:p w:rsidR="005553CB" w:rsidRPr="007E32C6" w:rsidRDefault="005553CB" w:rsidP="007E32C6">
      <w:pPr>
        <w:spacing w:line="276" w:lineRule="auto"/>
        <w:jc w:val="both"/>
        <w:rPr>
          <w:rFonts w:ascii="Times New Roman" w:hAnsi="Times New Roman" w:cs="Times New Roman"/>
          <w:sz w:val="28"/>
          <w:szCs w:val="28"/>
        </w:rPr>
      </w:pPr>
    </w:p>
    <w:p w:rsidR="00E819B1" w:rsidRPr="007E32C6" w:rsidRDefault="00E819B1" w:rsidP="007E32C6">
      <w:pPr>
        <w:pStyle w:val="7"/>
        <w:spacing w:line="276" w:lineRule="auto"/>
        <w:rPr>
          <w:rFonts w:ascii="Times New Roman" w:hAnsi="Times New Roman" w:cs="Times New Roman"/>
          <w:i w:val="0"/>
          <w:color w:val="auto"/>
          <w:sz w:val="28"/>
          <w:szCs w:val="28"/>
          <w:shd w:val="clear" w:color="auto" w:fill="FCFCFC"/>
        </w:rPr>
      </w:pPr>
      <w:bookmarkStart w:id="72" w:name="_Toc15287964"/>
      <w:r w:rsidRPr="007E32C6">
        <w:rPr>
          <w:rFonts w:ascii="Times New Roman" w:hAnsi="Times New Roman" w:cs="Times New Roman"/>
          <w:i w:val="0"/>
          <w:color w:val="auto"/>
          <w:sz w:val="28"/>
          <w:szCs w:val="28"/>
          <w:shd w:val="clear" w:color="auto" w:fill="FCFCFC"/>
        </w:rPr>
        <w:t xml:space="preserve">5.4 </w:t>
      </w:r>
      <w:r w:rsidR="0076191F" w:rsidRPr="007E32C6">
        <w:rPr>
          <w:rFonts w:ascii="Times New Roman" w:hAnsi="Times New Roman" w:cs="Times New Roman"/>
          <w:i w:val="0"/>
          <w:color w:val="auto"/>
          <w:sz w:val="28"/>
          <w:szCs w:val="28"/>
          <w:shd w:val="clear" w:color="auto" w:fill="FCFCFC"/>
        </w:rPr>
        <w:t>Заявки в работе.</w:t>
      </w:r>
      <w:bookmarkEnd w:id="72"/>
    </w:p>
    <w:p w:rsidR="00E819B1" w:rsidRPr="007E32C6" w:rsidRDefault="00E819B1" w:rsidP="007E32C6">
      <w:pPr>
        <w:spacing w:line="276" w:lineRule="auto"/>
        <w:jc w:val="both"/>
        <w:rPr>
          <w:rFonts w:ascii="Times New Roman" w:hAnsi="Times New Roman" w:cs="Times New Roman"/>
          <w:sz w:val="28"/>
          <w:szCs w:val="28"/>
          <w:shd w:val="clear" w:color="auto" w:fill="FCFCFC"/>
        </w:rPr>
      </w:pPr>
    </w:p>
    <w:p w:rsidR="00BA2609" w:rsidRPr="007E32C6" w:rsidRDefault="0076191F" w:rsidP="007E32C6">
      <w:pPr>
        <w:spacing w:line="276" w:lineRule="auto"/>
        <w:ind w:right="-1"/>
        <w:jc w:val="both"/>
        <w:rPr>
          <w:rFonts w:ascii="Times New Roman" w:hAnsi="Times New Roman" w:cs="Times New Roman"/>
          <w:noProof/>
          <w:sz w:val="28"/>
          <w:szCs w:val="28"/>
        </w:rPr>
      </w:pPr>
      <w:r w:rsidRPr="007E32C6">
        <w:rPr>
          <w:rFonts w:ascii="Times New Roman" w:hAnsi="Times New Roman" w:cs="Times New Roman"/>
          <w:sz w:val="28"/>
          <w:szCs w:val="28"/>
          <w:shd w:val="clear" w:color="auto" w:fill="FCFCFC"/>
        </w:rPr>
        <w:t xml:space="preserve">Основное рабочее поле для резчиков. Позволяет вносить информацию о разрезанных блоках, отображает выбранные пользователем позиции для работы. Осуществляет привязку блоков к </w:t>
      </w:r>
      <w:r w:rsidR="00960734" w:rsidRPr="007E32C6">
        <w:rPr>
          <w:rFonts w:ascii="Times New Roman" w:hAnsi="Times New Roman" w:cs="Times New Roman"/>
          <w:sz w:val="28"/>
          <w:szCs w:val="28"/>
          <w:shd w:val="clear" w:color="auto" w:fill="FCFCFC"/>
        </w:rPr>
        <w:t>позиции,</w:t>
      </w:r>
      <w:r w:rsidRPr="007E32C6">
        <w:rPr>
          <w:rFonts w:ascii="Times New Roman" w:hAnsi="Times New Roman" w:cs="Times New Roman"/>
          <w:sz w:val="28"/>
          <w:szCs w:val="28"/>
          <w:shd w:val="clear" w:color="auto" w:fill="FCFCFC"/>
        </w:rPr>
        <w:t xml:space="preserve"> которая балы изготовлена. </w:t>
      </w:r>
      <w:r w:rsidR="008B14D8" w:rsidRPr="007E32C6">
        <w:rPr>
          <w:rFonts w:ascii="Times New Roman" w:hAnsi="Times New Roman" w:cs="Times New Roman"/>
          <w:sz w:val="28"/>
          <w:szCs w:val="28"/>
          <w:shd w:val="clear" w:color="auto" w:fill="FCFCFC"/>
        </w:rPr>
        <w:t>Данные по заявке и складу изменяются только оператором в процессе резки. К данному блоку</w:t>
      </w:r>
      <w:r w:rsidR="008B14D8" w:rsidRPr="007E32C6">
        <w:rPr>
          <w:rFonts w:ascii="Times New Roman" w:hAnsi="Times New Roman" w:cs="Times New Roman"/>
          <w:noProof/>
          <w:sz w:val="28"/>
          <w:szCs w:val="28"/>
        </w:rPr>
        <w:t xml:space="preserve"> </w:t>
      </w:r>
    </w:p>
    <w:p w:rsidR="00BA2609" w:rsidRPr="007E32C6" w:rsidRDefault="00BA2609" w:rsidP="007E32C6">
      <w:pPr>
        <w:spacing w:line="276" w:lineRule="auto"/>
        <w:jc w:val="both"/>
        <w:rPr>
          <w:rFonts w:ascii="Times New Roman" w:hAnsi="Times New Roman" w:cs="Times New Roman"/>
          <w:noProof/>
          <w:sz w:val="28"/>
          <w:szCs w:val="28"/>
        </w:rPr>
      </w:pPr>
      <w:r w:rsidRPr="007E32C6">
        <w:rPr>
          <w:rFonts w:ascii="Times New Roman" w:hAnsi="Times New Roman" w:cs="Times New Roman"/>
          <w:noProof/>
          <w:sz w:val="28"/>
          <w:szCs w:val="28"/>
        </w:rPr>
        <w:drawing>
          <wp:inline distT="0" distB="0" distL="0" distR="0" wp14:anchorId="6DC28975" wp14:editId="5B205054">
            <wp:extent cx="6120130" cy="878274"/>
            <wp:effectExtent l="0" t="0" r="0" b="0"/>
            <wp:docPr id="31" name="Рисунок 31" descr="C:\Users\User\YandexDisk\Скриншоты\2019-07-26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YandexDisk\Скриншоты\2019-07-26_13-43-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878274"/>
                    </a:xfrm>
                    <a:prstGeom prst="rect">
                      <a:avLst/>
                    </a:prstGeom>
                    <a:noFill/>
                    <a:ln>
                      <a:noFill/>
                    </a:ln>
                  </pic:spPr>
                </pic:pic>
              </a:graphicData>
            </a:graphic>
          </wp:inline>
        </w:drawing>
      </w:r>
    </w:p>
    <w:p w:rsidR="00BA2609" w:rsidRPr="007E32C6" w:rsidRDefault="00BA2609" w:rsidP="007E32C6">
      <w:pPr>
        <w:spacing w:line="276" w:lineRule="auto"/>
        <w:jc w:val="both"/>
        <w:rPr>
          <w:rFonts w:ascii="Times New Roman" w:hAnsi="Times New Roman" w:cs="Times New Roman"/>
          <w:noProof/>
          <w:sz w:val="28"/>
          <w:szCs w:val="28"/>
        </w:rPr>
      </w:pP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9-Количество продукции. Слева информация о том, сколько продукции по заявкам нужно сделать, справа количество продукции на складе. При нажатии на вкладку отображает более подробно данную информацию</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lastRenderedPageBreak/>
        <w:t>10-Фильтр продукции. Позволяет выбирать определенную марку продукции при просмотре вкладок заявки и выполненные заявки.</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11-Расположение блоков. Рабочее окно для просмотра данных по расположению полуфабрикатов на складе. Интерфейс должен позволять изменять положение блоков и учитывать их перемещение на резку</w:t>
      </w:r>
      <w:r w:rsidR="00124294">
        <w:rPr>
          <w:rFonts w:ascii="Times New Roman" w:hAnsi="Times New Roman" w:cs="Times New Roman"/>
          <w:sz w:val="28"/>
          <w:szCs w:val="28"/>
          <w:shd w:val="clear" w:color="auto" w:fill="FCFCFC"/>
        </w:rPr>
        <w:t>. Эта вкладка  позволяет сканировать штрих код блока и привязывать его месту на складе.</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12- Выработка. Позволяет просматривать в разрезе дат выработку специалиста. Отображает данные по всем подразделениям.</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13-График работы. Отображает плановую информацию о выходе на работу по датам. Для одного сотрудника, начальник производства может смотреть по всем сотрудникам</w:t>
      </w:r>
    </w:p>
    <w:p w:rsidR="00BA2609" w:rsidRPr="007E32C6" w:rsidRDefault="00BA2609" w:rsidP="007E32C6">
      <w:pPr>
        <w:spacing w:line="276" w:lineRule="auto"/>
        <w:ind w:right="-1"/>
        <w:jc w:val="both"/>
        <w:rPr>
          <w:rFonts w:ascii="Times New Roman" w:hAnsi="Times New Roman" w:cs="Times New Roman"/>
          <w:noProof/>
          <w:sz w:val="28"/>
          <w:szCs w:val="28"/>
        </w:rPr>
      </w:pPr>
      <w:r w:rsidRPr="007E32C6">
        <w:rPr>
          <w:rFonts w:ascii="Times New Roman" w:hAnsi="Times New Roman" w:cs="Times New Roman"/>
          <w:sz w:val="28"/>
          <w:szCs w:val="28"/>
          <w:shd w:val="clear" w:color="auto" w:fill="FCFCFC"/>
        </w:rPr>
        <w:t>14-Настройки пользователя</w:t>
      </w:r>
    </w:p>
    <w:p w:rsidR="005553CB" w:rsidRPr="007E32C6" w:rsidRDefault="008B14D8" w:rsidP="007E32C6">
      <w:pPr>
        <w:pStyle w:val="ac"/>
        <w:spacing w:line="276" w:lineRule="auto"/>
        <w:jc w:val="both"/>
        <w:rPr>
          <w:rFonts w:ascii="Times New Roman" w:hAnsi="Times New Roman" w:cs="Times New Roman"/>
          <w:sz w:val="28"/>
          <w:szCs w:val="28"/>
        </w:rPr>
      </w:pPr>
      <w:r w:rsidRPr="007E32C6">
        <w:rPr>
          <w:rFonts w:ascii="Times New Roman" w:hAnsi="Times New Roman" w:cs="Times New Roman"/>
          <w:noProof/>
          <w:sz w:val="28"/>
          <w:szCs w:val="28"/>
        </w:rPr>
        <w:drawing>
          <wp:inline distT="0" distB="0" distL="0" distR="0" wp14:anchorId="01B685E7" wp14:editId="523BAB29">
            <wp:extent cx="5924550" cy="2869992"/>
            <wp:effectExtent l="0" t="0" r="0" b="6985"/>
            <wp:docPr id="6" name="Рисунок 6" descr="C:\Users\User\YandexDisk\Скриншоты\2019-07-24_17-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19-07-24_17-5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869992"/>
                    </a:xfrm>
                    <a:prstGeom prst="rect">
                      <a:avLst/>
                    </a:prstGeom>
                    <a:noFill/>
                    <a:ln>
                      <a:noFill/>
                    </a:ln>
                  </pic:spPr>
                </pic:pic>
              </a:graphicData>
            </a:graphic>
          </wp:inline>
        </w:drawing>
      </w:r>
    </w:p>
    <w:p w:rsidR="005553CB" w:rsidRPr="007E32C6" w:rsidRDefault="00016C12" w:rsidP="007E32C6">
      <w:pPr>
        <w:pStyle w:val="ac"/>
        <w:spacing w:line="276" w:lineRule="auto"/>
        <w:jc w:val="both"/>
        <w:rPr>
          <w:rFonts w:ascii="Times New Roman" w:hAnsi="Times New Roman" w:cs="Times New Roman"/>
          <w:sz w:val="28"/>
          <w:szCs w:val="28"/>
          <w:shd w:val="clear" w:color="auto" w:fill="FCFCFC"/>
        </w:rPr>
      </w:pPr>
      <w:bookmarkStart w:id="73" w:name="_Toc15044186"/>
      <w:r w:rsidRPr="007E32C6">
        <w:rPr>
          <w:rFonts w:ascii="Times New Roman" w:hAnsi="Times New Roman" w:cs="Times New Roman"/>
          <w:sz w:val="28"/>
          <w:szCs w:val="28"/>
        </w:rPr>
        <w:t>41-</w:t>
      </w:r>
      <w:r w:rsidRPr="007E32C6">
        <w:rPr>
          <w:rFonts w:ascii="Times New Roman" w:hAnsi="Times New Roman" w:cs="Times New Roman"/>
          <w:sz w:val="28"/>
          <w:szCs w:val="28"/>
          <w:shd w:val="clear" w:color="auto" w:fill="FCFCFC"/>
        </w:rPr>
        <w:t xml:space="preserve"> Поле ввода данных о  блоке. Данное поле заполняется </w:t>
      </w:r>
      <w:r w:rsidR="00237BB8" w:rsidRPr="007E32C6">
        <w:rPr>
          <w:rFonts w:ascii="Times New Roman" w:hAnsi="Times New Roman" w:cs="Times New Roman"/>
          <w:sz w:val="28"/>
          <w:szCs w:val="28"/>
          <w:shd w:val="clear" w:color="auto" w:fill="FCFCFC"/>
        </w:rPr>
        <w:t>ручным вводом или при сканировании этикетки.</w:t>
      </w:r>
      <w:bookmarkEnd w:id="73"/>
      <w:r w:rsidR="00237BB8" w:rsidRPr="007E32C6">
        <w:rPr>
          <w:rFonts w:ascii="Times New Roman" w:hAnsi="Times New Roman" w:cs="Times New Roman"/>
          <w:sz w:val="28"/>
          <w:szCs w:val="28"/>
          <w:shd w:val="clear" w:color="auto" w:fill="FCFCFC"/>
        </w:rPr>
        <w:t xml:space="preserve">  </w:t>
      </w:r>
    </w:p>
    <w:p w:rsidR="008B14D8" w:rsidRPr="007E32C6" w:rsidRDefault="008B14D8"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rPr>
        <w:t xml:space="preserve">34 </w:t>
      </w:r>
      <w:r w:rsidRPr="007E32C6">
        <w:rPr>
          <w:rFonts w:ascii="Times New Roman" w:hAnsi="Times New Roman" w:cs="Times New Roman"/>
          <w:sz w:val="28"/>
          <w:szCs w:val="28"/>
          <w:shd w:val="clear" w:color="auto" w:fill="FCFCFC"/>
        </w:rPr>
        <w:t>Пометка выпадающая</w:t>
      </w:r>
      <w:r w:rsidR="00124294">
        <w:rPr>
          <w:rFonts w:ascii="Times New Roman" w:hAnsi="Times New Roman" w:cs="Times New Roman"/>
          <w:sz w:val="28"/>
          <w:szCs w:val="28"/>
          <w:shd w:val="clear" w:color="auto" w:fill="FCFCFC"/>
        </w:rPr>
        <w:t>,</w:t>
      </w:r>
      <w:r w:rsidRPr="007E32C6">
        <w:rPr>
          <w:rFonts w:ascii="Times New Roman" w:hAnsi="Times New Roman" w:cs="Times New Roman"/>
          <w:sz w:val="28"/>
          <w:szCs w:val="28"/>
          <w:shd w:val="clear" w:color="auto" w:fill="FCFCFC"/>
        </w:rPr>
        <w:t xml:space="preserve"> если на складе есть незарезервированная готовая продукция.</w:t>
      </w:r>
    </w:p>
    <w:p w:rsidR="008B14D8" w:rsidRPr="007E32C6" w:rsidRDefault="008B14D8"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33 Кнопка выбора позиции из вкладки заявки</w:t>
      </w:r>
      <w:r w:rsidR="00124294">
        <w:rPr>
          <w:rFonts w:ascii="Times New Roman" w:hAnsi="Times New Roman" w:cs="Times New Roman"/>
          <w:sz w:val="28"/>
          <w:szCs w:val="28"/>
          <w:shd w:val="clear" w:color="auto" w:fill="FCFCFC"/>
        </w:rPr>
        <w:t>.</w:t>
      </w:r>
    </w:p>
    <w:p w:rsidR="003A384A" w:rsidRPr="007E32C6" w:rsidRDefault="003A384A"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40 Отходы-остатки блоков, полученные в результате резки нестандартных размеров продукции, например 6м блок разрезали на листы 2,7м и 2,7и остаток 0,6м. Остаток 0,6м считается отходом. Брак - это полуфабрикаты или их часть, не удовлетворяющая установленным требованиям. При вводе данных во вкладке брак эти данные не сохраняются при добавлении нового блока. </w:t>
      </w:r>
    </w:p>
    <w:p w:rsidR="003A384A" w:rsidRPr="007E32C6" w:rsidRDefault="003A384A"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29 - Размеры стандартных полуфабрикатов для фигурной резки, заноситься в отдельный справочник</w:t>
      </w:r>
    </w:p>
    <w:p w:rsidR="003A384A" w:rsidRPr="007E32C6" w:rsidRDefault="003A384A"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15 - Подробнее. Позволяет просматривать развернутую информацию в связанных рабочих разделах.</w:t>
      </w:r>
    </w:p>
    <w:p w:rsidR="003A384A" w:rsidRPr="007E32C6" w:rsidRDefault="003A384A"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lastRenderedPageBreak/>
        <w:t>28 – Номер блока. Блоки, добавленные в разделе фигурная резка, с точки зрения учета являются аналогичными с блоками</w:t>
      </w:r>
      <w:ins w:id="74" w:author="User" w:date="2019-08-19T14:29: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полученными на производственных участках.  </w:t>
      </w:r>
    </w:p>
    <w:p w:rsidR="003A384A" w:rsidRPr="007E32C6" w:rsidRDefault="003A384A" w:rsidP="007E32C6">
      <w:pPr>
        <w:tabs>
          <w:tab w:val="left" w:pos="9639"/>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32- Информация по блоку. Дополнительная окна для просмотра всей информации о блоке.</w:t>
      </w:r>
    </w:p>
    <w:p w:rsidR="002437AD" w:rsidRPr="007E32C6" w:rsidRDefault="002437AD" w:rsidP="007E32C6">
      <w:pPr>
        <w:spacing w:line="276" w:lineRule="auto"/>
        <w:jc w:val="center"/>
        <w:rPr>
          <w:rFonts w:ascii="Times New Roman" w:hAnsi="Times New Roman" w:cs="Times New Roman"/>
          <w:sz w:val="28"/>
          <w:szCs w:val="28"/>
          <w:shd w:val="clear" w:color="auto" w:fill="FCFCFC"/>
        </w:rPr>
      </w:pPr>
      <w:r w:rsidRPr="007E32C6">
        <w:rPr>
          <w:rFonts w:ascii="Times New Roman" w:hAnsi="Times New Roman" w:cs="Times New Roman"/>
          <w:noProof/>
          <w:sz w:val="28"/>
          <w:szCs w:val="28"/>
          <w:shd w:val="clear" w:color="auto" w:fill="FCFCFC"/>
        </w:rPr>
        <w:drawing>
          <wp:inline distT="0" distB="0" distL="0" distR="0" wp14:anchorId="56221F3C" wp14:editId="76151B62">
            <wp:extent cx="4293704" cy="3268015"/>
            <wp:effectExtent l="0" t="0" r="0" b="8890"/>
            <wp:docPr id="29" name="Рисунок 29" descr="C:\Users\User\YandexDisk\Скриншоты\2019-07-26_13-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YandexDisk\Скриншоты\2019-07-26_13-39-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3239" cy="3267661"/>
                    </a:xfrm>
                    <a:prstGeom prst="rect">
                      <a:avLst/>
                    </a:prstGeom>
                    <a:noFill/>
                    <a:ln>
                      <a:noFill/>
                    </a:ln>
                  </pic:spPr>
                </pic:pic>
              </a:graphicData>
            </a:graphic>
          </wp:inline>
        </w:drawing>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18-Ячейка по заявке. При выборе заявки ставиться по умолчанию объем готовой продукции которую можно получить из блока. Оператор может корректировать цифру если внесет данные в раздел на склад или брак. При завершении резки блока происходит распределение готовой продукции в </w:t>
      </w:r>
      <w:r w:rsidR="000D7B89" w:rsidRPr="007E32C6">
        <w:rPr>
          <w:rFonts w:ascii="Times New Roman" w:hAnsi="Times New Roman" w:cs="Times New Roman"/>
          <w:sz w:val="28"/>
          <w:szCs w:val="28"/>
          <w:shd w:val="clear" w:color="auto" w:fill="FCFCFC"/>
        </w:rPr>
        <w:t>соответствии</w:t>
      </w:r>
      <w:r w:rsidRPr="007E32C6">
        <w:rPr>
          <w:rFonts w:ascii="Times New Roman" w:hAnsi="Times New Roman" w:cs="Times New Roman"/>
          <w:sz w:val="28"/>
          <w:szCs w:val="28"/>
          <w:shd w:val="clear" w:color="auto" w:fill="FCFCFC"/>
        </w:rPr>
        <w:t xml:space="preserve"> с данными</w:t>
      </w:r>
      <w:r w:rsidR="000D7B89" w:rsidRPr="007E32C6">
        <w:rPr>
          <w:rFonts w:ascii="Times New Roman" w:hAnsi="Times New Roman" w:cs="Times New Roman"/>
          <w:sz w:val="28"/>
          <w:szCs w:val="28"/>
          <w:shd w:val="clear" w:color="auto" w:fill="FCFCFC"/>
        </w:rPr>
        <w:t>,</w:t>
      </w:r>
      <w:r w:rsidRPr="007E32C6">
        <w:rPr>
          <w:rFonts w:ascii="Times New Roman" w:hAnsi="Times New Roman" w:cs="Times New Roman"/>
          <w:sz w:val="28"/>
          <w:szCs w:val="28"/>
          <w:shd w:val="clear" w:color="auto" w:fill="FCFCFC"/>
        </w:rPr>
        <w:t xml:space="preserve"> которые внёс оператор. Факт завершения резки позволяет привязать блоки к определенной позиции складской или заявке</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19- Фигурная резка. Позволяет вносить информацию о нарезке полуфабрикатов для подразделения фигурная резка</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31- В заявках может быть часть номенклатур, которые производственный участок не может изготовить. Изготовить подобную позицию может другое подразделение</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16- Ручной ввод. Позволяет вносить информацию о блоке в ручном виде, позволяет избежать </w:t>
      </w:r>
      <w:r w:rsidR="00DC446A">
        <w:rPr>
          <w:rFonts w:ascii="Times New Roman" w:hAnsi="Times New Roman" w:cs="Times New Roman"/>
          <w:sz w:val="28"/>
          <w:szCs w:val="28"/>
          <w:shd w:val="clear" w:color="auto" w:fill="FCFCFC"/>
        </w:rPr>
        <w:t>задержек если печать этикеток не работает</w:t>
      </w:r>
      <w:r w:rsidRPr="007E32C6">
        <w:rPr>
          <w:rFonts w:ascii="Times New Roman" w:hAnsi="Times New Roman" w:cs="Times New Roman"/>
          <w:sz w:val="28"/>
          <w:szCs w:val="28"/>
          <w:shd w:val="clear" w:color="auto" w:fill="FCFCFC"/>
        </w:rPr>
        <w:t>.</w:t>
      </w:r>
    </w:p>
    <w:p w:rsidR="00BA2609" w:rsidRPr="007E32C6" w:rsidRDefault="00BA2609" w:rsidP="007E32C6">
      <w:pPr>
        <w:spacing w:line="276" w:lineRule="auto"/>
        <w:ind w:right="-1"/>
        <w:jc w:val="both"/>
        <w:rPr>
          <w:rFonts w:ascii="Times New Roman" w:hAnsi="Times New Roman" w:cs="Times New Roman"/>
          <w:sz w:val="28"/>
          <w:szCs w:val="28"/>
          <w:shd w:val="clear" w:color="auto" w:fill="FCFCFC"/>
        </w:rPr>
      </w:pPr>
    </w:p>
    <w:p w:rsidR="00E819B1" w:rsidRPr="007E32C6" w:rsidRDefault="00E819B1" w:rsidP="007E32C6">
      <w:pPr>
        <w:pStyle w:val="7"/>
        <w:spacing w:line="276" w:lineRule="auto"/>
        <w:ind w:right="-1"/>
        <w:rPr>
          <w:rFonts w:ascii="Times New Roman" w:hAnsi="Times New Roman" w:cs="Times New Roman"/>
          <w:i w:val="0"/>
          <w:color w:val="auto"/>
          <w:sz w:val="28"/>
          <w:szCs w:val="28"/>
          <w:shd w:val="clear" w:color="auto" w:fill="FCFCFC"/>
        </w:rPr>
      </w:pPr>
      <w:bookmarkStart w:id="75" w:name="_Toc15287965"/>
      <w:r w:rsidRPr="007E32C6">
        <w:rPr>
          <w:rFonts w:ascii="Times New Roman" w:hAnsi="Times New Roman" w:cs="Times New Roman"/>
          <w:i w:val="0"/>
          <w:color w:val="auto"/>
          <w:sz w:val="28"/>
          <w:szCs w:val="28"/>
          <w:shd w:val="clear" w:color="auto" w:fill="FCFCFC"/>
        </w:rPr>
        <w:t>5.5 Заявки</w:t>
      </w:r>
      <w:bookmarkEnd w:id="75"/>
    </w:p>
    <w:p w:rsidR="00E819B1" w:rsidRPr="007E32C6" w:rsidRDefault="00E819B1" w:rsidP="007E32C6">
      <w:pPr>
        <w:spacing w:line="276" w:lineRule="auto"/>
        <w:ind w:right="-1"/>
        <w:rPr>
          <w:rFonts w:ascii="Times New Roman" w:hAnsi="Times New Roman" w:cs="Times New Roman"/>
          <w:sz w:val="28"/>
          <w:szCs w:val="28"/>
        </w:rPr>
      </w:pPr>
    </w:p>
    <w:p w:rsidR="002912E9" w:rsidRPr="007E32C6" w:rsidRDefault="002912E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Вкладка отображает </w:t>
      </w:r>
      <w:r w:rsidR="00E819B1" w:rsidRPr="007E32C6">
        <w:rPr>
          <w:rFonts w:ascii="Times New Roman" w:hAnsi="Times New Roman" w:cs="Times New Roman"/>
          <w:sz w:val="28"/>
          <w:szCs w:val="28"/>
          <w:shd w:val="clear" w:color="auto" w:fill="FCFCFC"/>
        </w:rPr>
        <w:t>заявки,</w:t>
      </w:r>
      <w:r w:rsidRPr="007E32C6">
        <w:rPr>
          <w:rFonts w:ascii="Times New Roman" w:hAnsi="Times New Roman" w:cs="Times New Roman"/>
          <w:sz w:val="28"/>
          <w:szCs w:val="28"/>
          <w:shd w:val="clear" w:color="auto" w:fill="FCFCFC"/>
        </w:rPr>
        <w:t xml:space="preserve"> которые </w:t>
      </w:r>
      <w:r w:rsidR="00380B5F" w:rsidRPr="007E32C6">
        <w:rPr>
          <w:rFonts w:ascii="Times New Roman" w:hAnsi="Times New Roman" w:cs="Times New Roman"/>
          <w:sz w:val="28"/>
          <w:szCs w:val="28"/>
          <w:shd w:val="clear" w:color="auto" w:fill="FCFCFC"/>
        </w:rPr>
        <w:t>наход</w:t>
      </w:r>
      <w:r w:rsidR="00380B5F">
        <w:rPr>
          <w:rFonts w:ascii="Times New Roman" w:hAnsi="Times New Roman" w:cs="Times New Roman"/>
          <w:sz w:val="28"/>
          <w:szCs w:val="28"/>
          <w:shd w:val="clear" w:color="auto" w:fill="FCFCFC"/>
        </w:rPr>
        <w:t>я</w:t>
      </w:r>
      <w:r w:rsidR="00380B5F" w:rsidRPr="007E32C6">
        <w:rPr>
          <w:rFonts w:ascii="Times New Roman" w:hAnsi="Times New Roman" w:cs="Times New Roman"/>
          <w:sz w:val="28"/>
          <w:szCs w:val="28"/>
          <w:shd w:val="clear" w:color="auto" w:fill="FCFCFC"/>
        </w:rPr>
        <w:t>тся</w:t>
      </w:r>
      <w:r w:rsidRPr="007E32C6">
        <w:rPr>
          <w:rFonts w:ascii="Times New Roman" w:hAnsi="Times New Roman" w:cs="Times New Roman"/>
          <w:sz w:val="28"/>
          <w:szCs w:val="28"/>
          <w:shd w:val="clear" w:color="auto" w:fill="FCFCFC"/>
        </w:rPr>
        <w:t xml:space="preserve"> </w:t>
      </w:r>
      <w:r w:rsidR="00380B5F">
        <w:rPr>
          <w:rFonts w:ascii="Times New Roman" w:hAnsi="Times New Roman" w:cs="Times New Roman"/>
          <w:sz w:val="28"/>
          <w:szCs w:val="28"/>
          <w:shd w:val="clear" w:color="auto" w:fill="FCFCFC"/>
        </w:rPr>
        <w:t>в работе (не выполнены/частично</w:t>
      </w:r>
      <w:r w:rsidRPr="007E32C6">
        <w:rPr>
          <w:rFonts w:ascii="Times New Roman" w:hAnsi="Times New Roman" w:cs="Times New Roman"/>
          <w:sz w:val="28"/>
          <w:szCs w:val="28"/>
          <w:shd w:val="clear" w:color="auto" w:fill="FCFCFC"/>
        </w:rPr>
        <w:t xml:space="preserve"> выполнены). Позволяет выбирать необходимую заявку и отправлять в работу</w:t>
      </w:r>
      <w:r w:rsidR="00380B5F">
        <w:rPr>
          <w:rFonts w:ascii="Times New Roman" w:hAnsi="Times New Roman" w:cs="Times New Roman"/>
          <w:sz w:val="28"/>
          <w:szCs w:val="28"/>
          <w:shd w:val="clear" w:color="auto" w:fill="FCFCFC"/>
        </w:rPr>
        <w:t>.</w:t>
      </w:r>
    </w:p>
    <w:p w:rsidR="002912E9" w:rsidRPr="007E32C6" w:rsidRDefault="002912E9" w:rsidP="007E32C6">
      <w:pPr>
        <w:spacing w:line="276" w:lineRule="auto"/>
        <w:jc w:val="both"/>
        <w:rPr>
          <w:rFonts w:ascii="Times New Roman" w:hAnsi="Times New Roman" w:cs="Times New Roman"/>
          <w:sz w:val="28"/>
          <w:szCs w:val="28"/>
          <w:shd w:val="clear" w:color="auto" w:fill="FCFCFC"/>
        </w:rPr>
      </w:pPr>
    </w:p>
    <w:p w:rsidR="003A384A" w:rsidRPr="007E32C6" w:rsidRDefault="003A384A" w:rsidP="007E32C6">
      <w:pPr>
        <w:spacing w:line="276" w:lineRule="auto"/>
        <w:jc w:val="center"/>
        <w:rPr>
          <w:rFonts w:ascii="Times New Roman" w:hAnsi="Times New Roman" w:cs="Times New Roman"/>
          <w:sz w:val="28"/>
          <w:szCs w:val="28"/>
          <w:shd w:val="clear" w:color="auto" w:fill="FCFCFC"/>
        </w:rPr>
      </w:pPr>
      <w:r w:rsidRPr="007E32C6">
        <w:rPr>
          <w:rFonts w:ascii="Times New Roman" w:hAnsi="Times New Roman" w:cs="Times New Roman"/>
          <w:noProof/>
          <w:sz w:val="28"/>
          <w:szCs w:val="28"/>
          <w:shd w:val="clear" w:color="auto" w:fill="FCFCFC"/>
        </w:rPr>
        <w:lastRenderedPageBreak/>
        <w:drawing>
          <wp:inline distT="0" distB="0" distL="0" distR="0" wp14:anchorId="22C86F98" wp14:editId="7E6DF0C2">
            <wp:extent cx="4330461" cy="3249195"/>
            <wp:effectExtent l="0" t="0" r="0" b="8890"/>
            <wp:docPr id="11" name="Рисунок 11" descr="C:\Users\User\YandexDisk\Скриншоты\2019-07-25_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YandexDisk\Скриншоты\2019-07-25_16-30-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596" cy="3249296"/>
                    </a:xfrm>
                    <a:prstGeom prst="rect">
                      <a:avLst/>
                    </a:prstGeom>
                    <a:noFill/>
                    <a:ln>
                      <a:noFill/>
                    </a:ln>
                  </pic:spPr>
                </pic:pic>
              </a:graphicData>
            </a:graphic>
          </wp:inline>
        </w:drawing>
      </w:r>
    </w:p>
    <w:p w:rsidR="002912E9" w:rsidRPr="007E32C6" w:rsidRDefault="002912E9" w:rsidP="007E32C6">
      <w:pPr>
        <w:spacing w:line="276" w:lineRule="auto"/>
        <w:jc w:val="both"/>
        <w:rPr>
          <w:rFonts w:ascii="Times New Roman" w:hAnsi="Times New Roman" w:cs="Times New Roman"/>
          <w:sz w:val="28"/>
          <w:szCs w:val="28"/>
        </w:rPr>
      </w:pPr>
    </w:p>
    <w:p w:rsidR="002912E9" w:rsidRPr="007E32C6" w:rsidRDefault="002912E9"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rPr>
        <w:t xml:space="preserve">74 - </w:t>
      </w:r>
      <w:r w:rsidRPr="007E32C6">
        <w:rPr>
          <w:rFonts w:ascii="Times New Roman" w:hAnsi="Times New Roman" w:cs="Times New Roman"/>
          <w:sz w:val="28"/>
          <w:szCs w:val="28"/>
          <w:shd w:val="clear" w:color="auto" w:fill="FCFCFC"/>
        </w:rPr>
        <w:t>Подробная информация о заявке</w:t>
      </w:r>
    </w:p>
    <w:p w:rsidR="002912E9" w:rsidRPr="007E32C6" w:rsidRDefault="007E32C6"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37 - </w:t>
      </w:r>
      <w:r w:rsidR="002912E9" w:rsidRPr="007E32C6">
        <w:rPr>
          <w:rFonts w:ascii="Times New Roman" w:hAnsi="Times New Roman" w:cs="Times New Roman"/>
          <w:sz w:val="28"/>
          <w:szCs w:val="28"/>
          <w:shd w:val="clear" w:color="auto" w:fill="FCFCFC"/>
        </w:rPr>
        <w:t xml:space="preserve">Кнопка выбора позиции для изготовления, выделенная позиция добавляется в окно заявки в работе. </w:t>
      </w:r>
    </w:p>
    <w:p w:rsidR="000344AB" w:rsidRPr="007E32C6" w:rsidRDefault="000344AB" w:rsidP="007E32C6">
      <w:pPr>
        <w:spacing w:line="276" w:lineRule="auto"/>
        <w:ind w:right="-1"/>
        <w:jc w:val="both"/>
        <w:rPr>
          <w:rFonts w:ascii="Times New Roman" w:hAnsi="Times New Roman" w:cs="Times New Roman"/>
          <w:sz w:val="28"/>
          <w:szCs w:val="28"/>
          <w:shd w:val="clear" w:color="auto" w:fill="FCFCFC"/>
        </w:rPr>
      </w:pPr>
    </w:p>
    <w:p w:rsidR="000344AB" w:rsidRPr="007E32C6" w:rsidRDefault="000344AB"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Выполненные заявки. Эта вкладка визуально аналогична разделу «заявки». Она позволяет просматривать заявки, выполнение которых уже осуществлено. При нажатии на заявку пользователь может просмотреть подробную информацию о заказе, ходе его выполнения ИТД.</w:t>
      </w:r>
    </w:p>
    <w:p w:rsidR="000344AB" w:rsidRPr="007E32C6" w:rsidRDefault="000344AB" w:rsidP="007E32C6">
      <w:pPr>
        <w:spacing w:line="276" w:lineRule="auto"/>
        <w:jc w:val="both"/>
        <w:rPr>
          <w:rFonts w:ascii="Times New Roman" w:hAnsi="Times New Roman" w:cs="Times New Roman"/>
          <w:sz w:val="28"/>
          <w:szCs w:val="28"/>
          <w:shd w:val="clear" w:color="auto" w:fill="FCFCFC"/>
        </w:rPr>
      </w:pPr>
    </w:p>
    <w:p w:rsidR="000344AB" w:rsidRPr="007E32C6" w:rsidRDefault="000344AB" w:rsidP="007E32C6">
      <w:pPr>
        <w:tabs>
          <w:tab w:val="left" w:pos="9638"/>
        </w:tabs>
        <w:spacing w:line="276" w:lineRule="auto"/>
        <w:ind w:right="-1"/>
        <w:jc w:val="both"/>
        <w:rPr>
          <w:rFonts w:ascii="Times New Roman" w:hAnsi="Times New Roman" w:cs="Times New Roman"/>
          <w:sz w:val="28"/>
          <w:szCs w:val="28"/>
        </w:rPr>
      </w:pPr>
      <w:r w:rsidRPr="007E32C6">
        <w:rPr>
          <w:rFonts w:ascii="Times New Roman" w:hAnsi="Times New Roman" w:cs="Times New Roman"/>
          <w:noProof/>
          <w:sz w:val="28"/>
          <w:szCs w:val="28"/>
          <w:shd w:val="clear" w:color="auto" w:fill="FCFCFC"/>
        </w:rPr>
        <w:drawing>
          <wp:inline distT="0" distB="0" distL="0" distR="0" wp14:anchorId="5ABA3ACF" wp14:editId="356F0C77">
            <wp:extent cx="6116320" cy="1017905"/>
            <wp:effectExtent l="0" t="0" r="0" b="0"/>
            <wp:docPr id="12" name="Рисунок 12" descr="C:\Users\User\YandexDisk\Скриншоты\2019-07-25_16-4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YandexDisk\Скриншоты\2019-07-25_16-45-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017905"/>
                    </a:xfrm>
                    <a:prstGeom prst="rect">
                      <a:avLst/>
                    </a:prstGeom>
                    <a:noFill/>
                    <a:ln>
                      <a:noFill/>
                    </a:ln>
                  </pic:spPr>
                </pic:pic>
              </a:graphicData>
            </a:graphic>
          </wp:inline>
        </w:drawing>
      </w:r>
    </w:p>
    <w:p w:rsidR="00E819B1" w:rsidRPr="007E32C6" w:rsidRDefault="00E819B1" w:rsidP="007E32C6">
      <w:pPr>
        <w:tabs>
          <w:tab w:val="left" w:pos="9638"/>
        </w:tabs>
        <w:spacing w:line="276" w:lineRule="auto"/>
        <w:ind w:right="-1"/>
        <w:jc w:val="both"/>
        <w:rPr>
          <w:rFonts w:ascii="Times New Roman" w:hAnsi="Times New Roman" w:cs="Times New Roman"/>
          <w:sz w:val="28"/>
          <w:szCs w:val="28"/>
          <w:shd w:val="clear" w:color="auto" w:fill="FCFCFC"/>
        </w:rPr>
      </w:pPr>
    </w:p>
    <w:p w:rsidR="00E819B1" w:rsidRPr="007E32C6" w:rsidRDefault="00E819B1" w:rsidP="007E32C6">
      <w:pPr>
        <w:pStyle w:val="7"/>
        <w:spacing w:line="276" w:lineRule="auto"/>
        <w:rPr>
          <w:rFonts w:ascii="Times New Roman" w:hAnsi="Times New Roman" w:cs="Times New Roman"/>
          <w:i w:val="0"/>
          <w:color w:val="auto"/>
          <w:sz w:val="28"/>
          <w:szCs w:val="28"/>
          <w:shd w:val="clear" w:color="auto" w:fill="FCFCFC"/>
        </w:rPr>
      </w:pPr>
      <w:bookmarkStart w:id="76" w:name="_Toc15287966"/>
      <w:r w:rsidRPr="007E32C6">
        <w:rPr>
          <w:rFonts w:ascii="Times New Roman" w:hAnsi="Times New Roman" w:cs="Times New Roman"/>
          <w:i w:val="0"/>
          <w:color w:val="auto"/>
          <w:sz w:val="28"/>
          <w:szCs w:val="28"/>
          <w:shd w:val="clear" w:color="auto" w:fill="FCFCFC"/>
        </w:rPr>
        <w:t>5.6 Склад</w:t>
      </w:r>
      <w:bookmarkEnd w:id="76"/>
    </w:p>
    <w:p w:rsidR="00E819B1" w:rsidRPr="007E32C6" w:rsidRDefault="00E819B1" w:rsidP="007E32C6">
      <w:pPr>
        <w:tabs>
          <w:tab w:val="left" w:pos="9638"/>
        </w:tabs>
        <w:spacing w:line="276" w:lineRule="auto"/>
        <w:ind w:right="-1"/>
        <w:jc w:val="both"/>
        <w:rPr>
          <w:rFonts w:ascii="Times New Roman" w:hAnsi="Times New Roman" w:cs="Times New Roman"/>
          <w:sz w:val="28"/>
          <w:szCs w:val="28"/>
          <w:shd w:val="clear" w:color="auto" w:fill="FCFCFC"/>
        </w:rPr>
      </w:pPr>
    </w:p>
    <w:p w:rsidR="000344AB" w:rsidRPr="007E32C6" w:rsidRDefault="000344AB" w:rsidP="007E32C6">
      <w:pPr>
        <w:tabs>
          <w:tab w:val="left" w:pos="9638"/>
        </w:tabs>
        <w:spacing w:line="276" w:lineRule="auto"/>
        <w:ind w:right="-1"/>
        <w:jc w:val="both"/>
        <w:rPr>
          <w:rFonts w:ascii="Times New Roman" w:hAnsi="Times New Roman" w:cs="Times New Roman"/>
          <w:sz w:val="28"/>
          <w:szCs w:val="28"/>
        </w:rPr>
      </w:pPr>
      <w:r w:rsidRPr="007E32C6">
        <w:rPr>
          <w:rFonts w:ascii="Times New Roman" w:hAnsi="Times New Roman" w:cs="Times New Roman"/>
          <w:sz w:val="28"/>
          <w:szCs w:val="28"/>
          <w:shd w:val="clear" w:color="auto" w:fill="FCFCFC"/>
        </w:rPr>
        <w:t xml:space="preserve">Позволяет просматривать информацию в онлайн режиме о готовой продукции (на склад и по заявкам), </w:t>
      </w:r>
      <w:r w:rsidR="005E6B4F" w:rsidRPr="007E32C6">
        <w:rPr>
          <w:rFonts w:ascii="Times New Roman" w:hAnsi="Times New Roman" w:cs="Times New Roman"/>
          <w:sz w:val="28"/>
          <w:szCs w:val="28"/>
          <w:shd w:val="clear" w:color="auto" w:fill="FCFCFC"/>
        </w:rPr>
        <w:t xml:space="preserve">полуфабрикатах (блоки и </w:t>
      </w:r>
      <w:proofErr w:type="spellStart"/>
      <w:r w:rsidR="005E6B4F" w:rsidRPr="007E32C6">
        <w:rPr>
          <w:rFonts w:ascii="Times New Roman" w:hAnsi="Times New Roman" w:cs="Times New Roman"/>
          <w:sz w:val="28"/>
          <w:szCs w:val="28"/>
          <w:shd w:val="clear" w:color="auto" w:fill="FCFCFC"/>
        </w:rPr>
        <w:t>вспенка</w:t>
      </w:r>
      <w:proofErr w:type="spellEnd"/>
      <w:r w:rsidRPr="007E32C6">
        <w:rPr>
          <w:rFonts w:ascii="Times New Roman" w:hAnsi="Times New Roman" w:cs="Times New Roman"/>
          <w:sz w:val="28"/>
          <w:szCs w:val="28"/>
          <w:shd w:val="clear" w:color="auto" w:fill="FCFCFC"/>
        </w:rPr>
        <w:t>)</w:t>
      </w:r>
    </w:p>
    <w:p w:rsidR="00F072A6" w:rsidRPr="007E32C6" w:rsidRDefault="000344AB" w:rsidP="007E32C6">
      <w:pPr>
        <w:spacing w:line="276" w:lineRule="auto"/>
        <w:jc w:val="center"/>
        <w:rPr>
          <w:rFonts w:ascii="Times New Roman" w:hAnsi="Times New Roman" w:cs="Times New Roman"/>
          <w:sz w:val="28"/>
          <w:szCs w:val="28"/>
        </w:rPr>
      </w:pPr>
      <w:r w:rsidRPr="007E32C6">
        <w:rPr>
          <w:rFonts w:ascii="Times New Roman" w:hAnsi="Times New Roman" w:cs="Times New Roman"/>
          <w:noProof/>
          <w:sz w:val="28"/>
          <w:szCs w:val="28"/>
        </w:rPr>
        <w:lastRenderedPageBreak/>
        <w:drawing>
          <wp:inline distT="0" distB="0" distL="0" distR="0" wp14:anchorId="003DEEFA" wp14:editId="630593B5">
            <wp:extent cx="4951563" cy="3738444"/>
            <wp:effectExtent l="0" t="0" r="1905" b="0"/>
            <wp:docPr id="13" name="Рисунок 13" descr="C:\Users\User\YandexDisk\Скриншоты\2019-07-25_16-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9-07-25_16-53-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802" cy="3740890"/>
                    </a:xfrm>
                    <a:prstGeom prst="rect">
                      <a:avLst/>
                    </a:prstGeom>
                    <a:noFill/>
                    <a:ln>
                      <a:noFill/>
                    </a:ln>
                  </pic:spPr>
                </pic:pic>
              </a:graphicData>
            </a:graphic>
          </wp:inline>
        </w:drawing>
      </w:r>
    </w:p>
    <w:p w:rsidR="005E6B4F" w:rsidRPr="007E32C6" w:rsidRDefault="005E6B4F" w:rsidP="007E32C6">
      <w:pPr>
        <w:spacing w:line="276" w:lineRule="auto"/>
        <w:ind w:right="-1"/>
        <w:jc w:val="both"/>
        <w:rPr>
          <w:rFonts w:ascii="Times New Roman" w:hAnsi="Times New Roman" w:cs="Times New Roman"/>
          <w:sz w:val="28"/>
          <w:szCs w:val="28"/>
        </w:rPr>
      </w:pPr>
      <w:r w:rsidRPr="007E32C6">
        <w:rPr>
          <w:rFonts w:ascii="Times New Roman" w:hAnsi="Times New Roman" w:cs="Times New Roman"/>
          <w:sz w:val="28"/>
          <w:szCs w:val="28"/>
        </w:rPr>
        <w:t>30</w:t>
      </w:r>
      <w:r w:rsidR="009B098C">
        <w:rPr>
          <w:rFonts w:ascii="Times New Roman" w:hAnsi="Times New Roman" w:cs="Times New Roman"/>
          <w:sz w:val="28"/>
          <w:szCs w:val="28"/>
        </w:rPr>
        <w:t xml:space="preserve"> </w:t>
      </w:r>
      <w:r w:rsidRPr="007E32C6">
        <w:rPr>
          <w:rFonts w:ascii="Times New Roman" w:hAnsi="Times New Roman" w:cs="Times New Roman"/>
          <w:sz w:val="28"/>
          <w:szCs w:val="28"/>
        </w:rPr>
        <w:t xml:space="preserve">- Склад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 xml:space="preserve">. Окно отображает реальные данные по </w:t>
      </w:r>
      <w:r w:rsidR="002D3A83" w:rsidRPr="007E32C6">
        <w:rPr>
          <w:rFonts w:ascii="Times New Roman" w:hAnsi="Times New Roman" w:cs="Times New Roman"/>
          <w:sz w:val="28"/>
          <w:szCs w:val="28"/>
        </w:rPr>
        <w:t>количеству</w:t>
      </w:r>
      <w:r w:rsidRPr="007E32C6">
        <w:rPr>
          <w:rFonts w:ascii="Times New Roman" w:hAnsi="Times New Roman" w:cs="Times New Roman"/>
          <w:sz w:val="28"/>
          <w:szCs w:val="28"/>
        </w:rPr>
        <w:t xml:space="preserve"> полуфабрикатов в бункерах</w:t>
      </w:r>
      <w:r w:rsidR="002D3A83" w:rsidRPr="007E32C6">
        <w:rPr>
          <w:rFonts w:ascii="Times New Roman" w:hAnsi="Times New Roman" w:cs="Times New Roman"/>
          <w:sz w:val="28"/>
          <w:szCs w:val="28"/>
        </w:rPr>
        <w:t>.</w:t>
      </w:r>
    </w:p>
    <w:p w:rsidR="005E6B4F" w:rsidRPr="007E32C6" w:rsidRDefault="005E6B4F"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rPr>
        <w:t xml:space="preserve">36 - </w:t>
      </w:r>
      <w:r w:rsidRPr="007E32C6">
        <w:rPr>
          <w:rFonts w:ascii="Times New Roman" w:hAnsi="Times New Roman" w:cs="Times New Roman"/>
          <w:sz w:val="28"/>
          <w:szCs w:val="28"/>
          <w:shd w:val="clear" w:color="auto" w:fill="FCFCFC"/>
        </w:rPr>
        <w:t>Отображает данные о количестве полуфабрикатов изготовленных для подразделения фигурная резка</w:t>
      </w:r>
    </w:p>
    <w:p w:rsidR="005E6B4F" w:rsidRPr="007E32C6" w:rsidRDefault="005E6B4F" w:rsidP="007E32C6">
      <w:pPr>
        <w:spacing w:line="276" w:lineRule="auto"/>
        <w:jc w:val="both"/>
        <w:rPr>
          <w:rFonts w:ascii="Times New Roman" w:hAnsi="Times New Roman" w:cs="Times New Roman"/>
          <w:sz w:val="28"/>
          <w:szCs w:val="28"/>
          <w:shd w:val="clear" w:color="auto" w:fill="FCFCFC"/>
        </w:rPr>
      </w:pPr>
    </w:p>
    <w:p w:rsidR="005E6B4F" w:rsidRPr="007E32C6" w:rsidRDefault="00E819B1" w:rsidP="007E32C6">
      <w:pPr>
        <w:pStyle w:val="7"/>
        <w:spacing w:line="276" w:lineRule="auto"/>
        <w:rPr>
          <w:rFonts w:ascii="Times New Roman" w:hAnsi="Times New Roman" w:cs="Times New Roman"/>
          <w:i w:val="0"/>
          <w:color w:val="auto"/>
          <w:sz w:val="28"/>
          <w:szCs w:val="28"/>
        </w:rPr>
      </w:pPr>
      <w:bookmarkStart w:id="77" w:name="_Toc15287967"/>
      <w:r w:rsidRPr="007E32C6">
        <w:rPr>
          <w:rFonts w:ascii="Times New Roman" w:hAnsi="Times New Roman" w:cs="Times New Roman"/>
          <w:i w:val="0"/>
          <w:color w:val="auto"/>
          <w:sz w:val="28"/>
          <w:szCs w:val="28"/>
        </w:rPr>
        <w:t xml:space="preserve">5.7 </w:t>
      </w:r>
      <w:proofErr w:type="spellStart"/>
      <w:r w:rsidRPr="007E32C6">
        <w:rPr>
          <w:rFonts w:ascii="Times New Roman" w:hAnsi="Times New Roman" w:cs="Times New Roman"/>
          <w:i w:val="0"/>
          <w:color w:val="auto"/>
          <w:sz w:val="28"/>
          <w:szCs w:val="28"/>
        </w:rPr>
        <w:t>Вспенка</w:t>
      </w:r>
      <w:bookmarkEnd w:id="77"/>
      <w:proofErr w:type="spellEnd"/>
    </w:p>
    <w:p w:rsidR="00E819B1" w:rsidRPr="007E32C6" w:rsidRDefault="00E819B1" w:rsidP="007E32C6">
      <w:pPr>
        <w:spacing w:line="276" w:lineRule="auto"/>
        <w:jc w:val="both"/>
        <w:rPr>
          <w:rFonts w:ascii="Times New Roman" w:hAnsi="Times New Roman" w:cs="Times New Roman"/>
          <w:sz w:val="28"/>
          <w:szCs w:val="28"/>
        </w:rPr>
      </w:pPr>
    </w:p>
    <w:p w:rsidR="002437AD" w:rsidRPr="007E32C6" w:rsidRDefault="00F072A6" w:rsidP="007E32C6">
      <w:pPr>
        <w:tabs>
          <w:tab w:val="left" w:pos="9498"/>
        </w:tabs>
        <w:spacing w:line="276" w:lineRule="auto"/>
        <w:ind w:right="-1"/>
        <w:jc w:val="both"/>
        <w:rPr>
          <w:rFonts w:ascii="Times New Roman" w:hAnsi="Times New Roman" w:cs="Times New Roman"/>
          <w:sz w:val="28"/>
          <w:szCs w:val="28"/>
        </w:rPr>
      </w:pPr>
      <w:r w:rsidRPr="007E32C6">
        <w:rPr>
          <w:rFonts w:ascii="Times New Roman" w:hAnsi="Times New Roman" w:cs="Times New Roman"/>
          <w:sz w:val="28"/>
          <w:szCs w:val="28"/>
        </w:rPr>
        <w:t xml:space="preserve">Раздел </w:t>
      </w:r>
      <w:proofErr w:type="spellStart"/>
      <w:r w:rsidRPr="007E32C6">
        <w:rPr>
          <w:rFonts w:ascii="Times New Roman" w:hAnsi="Times New Roman" w:cs="Times New Roman"/>
          <w:sz w:val="28"/>
          <w:szCs w:val="28"/>
        </w:rPr>
        <w:t>вспенка</w:t>
      </w:r>
      <w:proofErr w:type="spellEnd"/>
      <w:r w:rsidRPr="007E32C6">
        <w:rPr>
          <w:rFonts w:ascii="Times New Roman" w:hAnsi="Times New Roman" w:cs="Times New Roman"/>
          <w:sz w:val="28"/>
          <w:szCs w:val="28"/>
        </w:rPr>
        <w:t xml:space="preserve">. Используется для учета сырья израсходованного на каждую партию.  </w:t>
      </w:r>
      <w:r w:rsidR="007217A6" w:rsidRPr="007E32C6">
        <w:rPr>
          <w:rFonts w:ascii="Times New Roman" w:hAnsi="Times New Roman" w:cs="Times New Roman"/>
          <w:sz w:val="28"/>
          <w:szCs w:val="28"/>
        </w:rPr>
        <w:t xml:space="preserve">Рабочее окно разделено на 2 части. Справа находиться информация о бункерах, здесь отображается статус и уровень заполнения бункеров. </w:t>
      </w:r>
      <w:r w:rsidR="007662D8" w:rsidRPr="007E32C6">
        <w:rPr>
          <w:rFonts w:ascii="Times New Roman" w:hAnsi="Times New Roman" w:cs="Times New Roman"/>
          <w:sz w:val="28"/>
          <w:szCs w:val="28"/>
        </w:rPr>
        <w:t>Для пользователей данные должны</w:t>
      </w:r>
      <w:r w:rsidR="007217A6" w:rsidRPr="007E32C6">
        <w:rPr>
          <w:rFonts w:ascii="Times New Roman" w:hAnsi="Times New Roman" w:cs="Times New Roman"/>
          <w:sz w:val="28"/>
          <w:szCs w:val="28"/>
        </w:rPr>
        <w:t xml:space="preserve"> отображается в онлайн режиме</w:t>
      </w:r>
      <w:r w:rsidR="007662D8" w:rsidRPr="007E32C6">
        <w:rPr>
          <w:rFonts w:ascii="Times New Roman" w:hAnsi="Times New Roman" w:cs="Times New Roman"/>
          <w:sz w:val="28"/>
          <w:szCs w:val="28"/>
        </w:rPr>
        <w:t xml:space="preserve"> (с минимально задержкой).</w:t>
      </w:r>
      <w:r w:rsidR="002437AD" w:rsidRPr="007E32C6">
        <w:rPr>
          <w:rFonts w:ascii="Times New Roman" w:hAnsi="Times New Roman" w:cs="Times New Roman"/>
          <w:sz w:val="28"/>
          <w:szCs w:val="28"/>
        </w:rPr>
        <w:t xml:space="preserve"> </w:t>
      </w:r>
    </w:p>
    <w:p w:rsidR="002437AD" w:rsidRPr="007E32C6" w:rsidRDefault="002437AD" w:rsidP="007E32C6">
      <w:pPr>
        <w:tabs>
          <w:tab w:val="left" w:pos="949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Основное окно, пользователь рабочий на оборудовании </w:t>
      </w:r>
      <w:proofErr w:type="spellStart"/>
      <w:r w:rsidRPr="007E32C6">
        <w:rPr>
          <w:rFonts w:ascii="Times New Roman" w:hAnsi="Times New Roman" w:cs="Times New Roman"/>
          <w:sz w:val="28"/>
          <w:szCs w:val="28"/>
          <w:shd w:val="clear" w:color="auto" w:fill="FCFCFC"/>
        </w:rPr>
        <w:t>вспениватель</w:t>
      </w:r>
      <w:proofErr w:type="spellEnd"/>
      <w:r w:rsidRPr="007E32C6">
        <w:rPr>
          <w:rFonts w:ascii="Times New Roman" w:hAnsi="Times New Roman" w:cs="Times New Roman"/>
          <w:sz w:val="28"/>
          <w:szCs w:val="28"/>
          <w:shd w:val="clear" w:color="auto" w:fill="FCFCFC"/>
        </w:rPr>
        <w:t xml:space="preserve">. Позволяет заносить данные по выработке для каждого оператора, привязанного к производству. С правой стороны рабочей области находиться информация в онлайн режиме о состоянии бункеров (бункер может быть пустым, заполненным, в него могут </w:t>
      </w:r>
      <w:proofErr w:type="spellStart"/>
      <w:r w:rsidRPr="007E32C6">
        <w:rPr>
          <w:rFonts w:ascii="Times New Roman" w:hAnsi="Times New Roman" w:cs="Times New Roman"/>
          <w:sz w:val="28"/>
          <w:szCs w:val="28"/>
          <w:shd w:val="clear" w:color="auto" w:fill="FCFCFC"/>
        </w:rPr>
        <w:t>запенивать</w:t>
      </w:r>
      <w:proofErr w:type="spellEnd"/>
      <w:r w:rsidRPr="007E32C6">
        <w:rPr>
          <w:rFonts w:ascii="Times New Roman" w:hAnsi="Times New Roman" w:cs="Times New Roman"/>
          <w:sz w:val="28"/>
          <w:szCs w:val="28"/>
          <w:shd w:val="clear" w:color="auto" w:fill="FCFCFC"/>
        </w:rPr>
        <w:t xml:space="preserve"> сырье или формовать продукцию из бункера) Пользователь (</w:t>
      </w:r>
      <w:proofErr w:type="spellStart"/>
      <w:r w:rsidRPr="007E32C6">
        <w:rPr>
          <w:rFonts w:ascii="Times New Roman" w:hAnsi="Times New Roman" w:cs="Times New Roman"/>
          <w:sz w:val="28"/>
          <w:szCs w:val="28"/>
          <w:shd w:val="clear" w:color="auto" w:fill="FCFCFC"/>
        </w:rPr>
        <w:t>вспенщик</w:t>
      </w:r>
      <w:proofErr w:type="spellEnd"/>
      <w:r w:rsidRPr="007E32C6">
        <w:rPr>
          <w:rFonts w:ascii="Times New Roman" w:hAnsi="Times New Roman" w:cs="Times New Roman"/>
          <w:sz w:val="28"/>
          <w:szCs w:val="28"/>
          <w:shd w:val="clear" w:color="auto" w:fill="FCFCFC"/>
        </w:rPr>
        <w:t xml:space="preserve">) может выбрать бункер и начать осуществлять работу на нем, бункер выбирается при клике на пустой бункер или заполненные(для повторной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бункера в работе не могут быть использованы для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.(должны быть закрыты для других пользователей) Так как планшеты будут привязываться к оборудованию, при входе в систему, информация об оборудовании будет отображаться в рабочей области оператора. </w:t>
      </w:r>
      <w:r w:rsidRPr="007E32C6">
        <w:rPr>
          <w:rFonts w:ascii="Times New Roman" w:hAnsi="Times New Roman" w:cs="Times New Roman"/>
          <w:sz w:val="28"/>
          <w:szCs w:val="28"/>
          <w:shd w:val="clear" w:color="auto" w:fill="FCFCFC"/>
        </w:rPr>
        <w:lastRenderedPageBreak/>
        <w:t xml:space="preserve">Бункер выбирается при </w:t>
      </w:r>
      <w:del w:id="78" w:author="User" w:date="2019-08-19T14:29:00Z">
        <w:r w:rsidRPr="007E32C6" w:rsidDel="005E1C2E">
          <w:rPr>
            <w:rFonts w:ascii="Times New Roman" w:hAnsi="Times New Roman" w:cs="Times New Roman"/>
            <w:sz w:val="28"/>
            <w:szCs w:val="28"/>
            <w:shd w:val="clear" w:color="auto" w:fill="FCFCFC"/>
          </w:rPr>
          <w:delText xml:space="preserve">клики </w:delText>
        </w:r>
      </w:del>
      <w:ins w:id="79" w:author="User" w:date="2019-08-19T14:29:00Z">
        <w:r w:rsidR="005E1C2E" w:rsidRPr="007E32C6">
          <w:rPr>
            <w:rFonts w:ascii="Times New Roman" w:hAnsi="Times New Roman" w:cs="Times New Roman"/>
            <w:sz w:val="28"/>
            <w:szCs w:val="28"/>
            <w:shd w:val="clear" w:color="auto" w:fill="FCFCFC"/>
          </w:rPr>
          <w:t>клик</w:t>
        </w:r>
        <w:r w:rsidR="005E1C2E">
          <w:rPr>
            <w:rFonts w:ascii="Times New Roman" w:hAnsi="Times New Roman" w:cs="Times New Roman"/>
            <w:sz w:val="28"/>
            <w:szCs w:val="28"/>
            <w:shd w:val="clear" w:color="auto" w:fill="FCFCFC"/>
          </w:rPr>
          <w:t>е</w:t>
        </w:r>
        <w:r w:rsidR="005E1C2E" w:rsidRPr="007E32C6">
          <w:rPr>
            <w:rFonts w:ascii="Times New Roman" w:hAnsi="Times New Roman" w:cs="Times New Roman"/>
            <w:sz w:val="28"/>
            <w:szCs w:val="28"/>
            <w:shd w:val="clear" w:color="auto" w:fill="FCFCFC"/>
          </w:rPr>
          <w:t xml:space="preserve"> </w:t>
        </w:r>
      </w:ins>
      <w:r w:rsidRPr="007E32C6">
        <w:rPr>
          <w:rFonts w:ascii="Times New Roman" w:hAnsi="Times New Roman" w:cs="Times New Roman"/>
          <w:sz w:val="28"/>
          <w:szCs w:val="28"/>
          <w:shd w:val="clear" w:color="auto" w:fill="FCFCFC"/>
        </w:rPr>
        <w:t xml:space="preserve">на бункер или выборе из выпадающего списка, вид сырья и планируемая марка продукции выбирается из выпадающего списка. Кнопка начать </w:t>
      </w:r>
      <w:proofErr w:type="spellStart"/>
      <w:r w:rsidRPr="007E32C6">
        <w:rPr>
          <w:rFonts w:ascii="Times New Roman" w:hAnsi="Times New Roman" w:cs="Times New Roman"/>
          <w:sz w:val="28"/>
          <w:szCs w:val="28"/>
          <w:shd w:val="clear" w:color="auto" w:fill="FCFCFC"/>
        </w:rPr>
        <w:t>вспенку</w:t>
      </w:r>
      <w:proofErr w:type="spellEnd"/>
      <w:r w:rsidRPr="007E32C6">
        <w:rPr>
          <w:rFonts w:ascii="Times New Roman" w:hAnsi="Times New Roman" w:cs="Times New Roman"/>
          <w:sz w:val="28"/>
          <w:szCs w:val="28"/>
          <w:shd w:val="clear" w:color="auto" w:fill="FCFCFC"/>
        </w:rPr>
        <w:t xml:space="preserve"> изменяет статус выбранного бункера. “окончить </w:t>
      </w:r>
      <w:proofErr w:type="spellStart"/>
      <w:r w:rsidRPr="007E32C6">
        <w:rPr>
          <w:rFonts w:ascii="Times New Roman" w:hAnsi="Times New Roman" w:cs="Times New Roman"/>
          <w:sz w:val="28"/>
          <w:szCs w:val="28"/>
          <w:shd w:val="clear" w:color="auto" w:fill="FCFCFC"/>
        </w:rPr>
        <w:t>вспенку</w:t>
      </w:r>
      <w:proofErr w:type="spellEnd"/>
      <w:r w:rsidRPr="007E32C6">
        <w:rPr>
          <w:rFonts w:ascii="Times New Roman" w:hAnsi="Times New Roman" w:cs="Times New Roman"/>
          <w:sz w:val="28"/>
          <w:szCs w:val="28"/>
          <w:shd w:val="clear" w:color="auto" w:fill="FCFCFC"/>
        </w:rPr>
        <w:t xml:space="preserve"> бункера” вызывает выпадающее окно</w:t>
      </w:r>
      <w:ins w:id="80" w:author="User" w:date="2019-08-19T14:30: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в котором фиксирует</w:t>
      </w:r>
      <w:del w:id="81" w:author="User" w:date="2019-08-19T14:30:00Z">
        <w:r w:rsidRPr="007E32C6" w:rsidDel="005E1C2E">
          <w:rPr>
            <w:rFonts w:ascii="Times New Roman" w:hAnsi="Times New Roman" w:cs="Times New Roman"/>
            <w:sz w:val="28"/>
            <w:szCs w:val="28"/>
            <w:shd w:val="clear" w:color="auto" w:fill="FCFCFC"/>
          </w:rPr>
          <w:delText>ь</w:delText>
        </w:r>
      </w:del>
      <w:r w:rsidRPr="007E32C6">
        <w:rPr>
          <w:rFonts w:ascii="Times New Roman" w:hAnsi="Times New Roman" w:cs="Times New Roman"/>
          <w:sz w:val="28"/>
          <w:szCs w:val="28"/>
          <w:shd w:val="clear" w:color="auto" w:fill="FCFCFC"/>
        </w:rPr>
        <w:t xml:space="preserve">ся кол-во кг в бункере и определяются уровень наполненности бункера. Кнопка “окончить </w:t>
      </w:r>
      <w:proofErr w:type="spellStart"/>
      <w:r w:rsidRPr="007E32C6">
        <w:rPr>
          <w:rFonts w:ascii="Times New Roman" w:hAnsi="Times New Roman" w:cs="Times New Roman"/>
          <w:sz w:val="28"/>
          <w:szCs w:val="28"/>
          <w:shd w:val="clear" w:color="auto" w:fill="FCFCFC"/>
        </w:rPr>
        <w:t>вспенку</w:t>
      </w:r>
      <w:proofErr w:type="spellEnd"/>
      <w:r w:rsidRPr="007E32C6">
        <w:rPr>
          <w:rFonts w:ascii="Times New Roman" w:hAnsi="Times New Roman" w:cs="Times New Roman"/>
          <w:sz w:val="28"/>
          <w:szCs w:val="28"/>
          <w:shd w:val="clear" w:color="auto" w:fill="FCFCFC"/>
        </w:rPr>
        <w:t xml:space="preserve">” сигнализирует завершение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партии, позволяет ввести данные заполнения бункера, но уже очищает данные по виду сырья и планируемому материалу, позволяя пользователя начать работу над новой партией.</w:t>
      </w:r>
    </w:p>
    <w:p w:rsidR="005E6B4F" w:rsidRPr="007E32C6" w:rsidRDefault="00D617E6" w:rsidP="007E32C6">
      <w:pPr>
        <w:tabs>
          <w:tab w:val="left" w:pos="9498"/>
        </w:tabs>
        <w:spacing w:line="276" w:lineRule="auto"/>
        <w:ind w:right="-1"/>
        <w:jc w:val="center"/>
        <w:rPr>
          <w:rFonts w:ascii="Times New Roman" w:hAnsi="Times New Roman" w:cs="Times New Roman"/>
          <w:sz w:val="28"/>
          <w:szCs w:val="28"/>
        </w:rPr>
      </w:pPr>
      <w:r w:rsidRPr="007E32C6">
        <w:rPr>
          <w:rFonts w:ascii="Times New Roman" w:hAnsi="Times New Roman" w:cs="Times New Roman"/>
          <w:noProof/>
          <w:sz w:val="28"/>
          <w:szCs w:val="28"/>
        </w:rPr>
        <w:drawing>
          <wp:inline distT="0" distB="0" distL="0" distR="0" wp14:anchorId="68006B02" wp14:editId="7316154C">
            <wp:extent cx="4662600" cy="3459192"/>
            <wp:effectExtent l="0" t="0" r="5080" b="8255"/>
            <wp:docPr id="14" name="Рисунок 14" descr="C:\Users\User\YandexDisk\Скриншоты\2019-07-25_17-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YandexDisk\Скриншоты\2019-07-25_17-12-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5645" cy="3461451"/>
                    </a:xfrm>
                    <a:prstGeom prst="rect">
                      <a:avLst/>
                    </a:prstGeom>
                    <a:noFill/>
                    <a:ln>
                      <a:noFill/>
                    </a:ln>
                  </pic:spPr>
                </pic:pic>
              </a:graphicData>
            </a:graphic>
          </wp:inline>
        </w:drawing>
      </w:r>
    </w:p>
    <w:p w:rsidR="00F072A6" w:rsidRPr="007E32C6" w:rsidRDefault="00F072A6"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rPr>
        <w:t>48 –</w:t>
      </w:r>
      <w:r w:rsidR="009B098C">
        <w:rPr>
          <w:rFonts w:ascii="Times New Roman" w:hAnsi="Times New Roman" w:cs="Times New Roman"/>
          <w:sz w:val="28"/>
          <w:szCs w:val="28"/>
        </w:rPr>
        <w:t xml:space="preserve"> </w:t>
      </w:r>
      <w:r w:rsidRPr="007E32C6">
        <w:rPr>
          <w:rFonts w:ascii="Times New Roman" w:hAnsi="Times New Roman" w:cs="Times New Roman"/>
          <w:sz w:val="28"/>
          <w:szCs w:val="28"/>
        </w:rPr>
        <w:t>Поле</w:t>
      </w:r>
      <w:ins w:id="82" w:author="User" w:date="2019-08-19T14:30:00Z">
        <w:r w:rsidR="005E1C2E">
          <w:rPr>
            <w:rFonts w:ascii="Times New Roman" w:hAnsi="Times New Roman" w:cs="Times New Roman"/>
            <w:sz w:val="28"/>
            <w:szCs w:val="28"/>
          </w:rPr>
          <w:t>,</w:t>
        </w:r>
      </w:ins>
      <w:r w:rsidRPr="007E32C6">
        <w:rPr>
          <w:rFonts w:ascii="Times New Roman" w:hAnsi="Times New Roman" w:cs="Times New Roman"/>
          <w:sz w:val="28"/>
          <w:szCs w:val="28"/>
        </w:rPr>
        <w:t xml:space="preserve"> где </w:t>
      </w:r>
      <w:del w:id="83" w:author="User" w:date="2019-08-19T14:30:00Z">
        <w:r w:rsidRPr="007E32C6" w:rsidDel="005E1C2E">
          <w:rPr>
            <w:rFonts w:ascii="Times New Roman" w:hAnsi="Times New Roman" w:cs="Times New Roman"/>
            <w:sz w:val="28"/>
            <w:szCs w:val="28"/>
            <w:shd w:val="clear" w:color="auto" w:fill="FCFCFC"/>
          </w:rPr>
          <w:delText xml:space="preserve"> </w:delText>
        </w:r>
      </w:del>
      <w:r w:rsidRPr="007E32C6">
        <w:rPr>
          <w:rFonts w:ascii="Times New Roman" w:hAnsi="Times New Roman" w:cs="Times New Roman"/>
          <w:sz w:val="28"/>
          <w:szCs w:val="28"/>
          <w:shd w:val="clear" w:color="auto" w:fill="FCFCFC"/>
        </w:rPr>
        <w:t>вводит</w:t>
      </w:r>
      <w:del w:id="84" w:author="User" w:date="2019-08-19T14:30:00Z">
        <w:r w:rsidRPr="007E32C6" w:rsidDel="005E1C2E">
          <w:rPr>
            <w:rFonts w:ascii="Times New Roman" w:hAnsi="Times New Roman" w:cs="Times New Roman"/>
            <w:sz w:val="28"/>
            <w:szCs w:val="28"/>
            <w:shd w:val="clear" w:color="auto" w:fill="FCFCFC"/>
          </w:rPr>
          <w:delText>ь</w:delText>
        </w:r>
      </w:del>
      <w:r w:rsidRPr="007E32C6">
        <w:rPr>
          <w:rFonts w:ascii="Times New Roman" w:hAnsi="Times New Roman" w:cs="Times New Roman"/>
          <w:sz w:val="28"/>
          <w:szCs w:val="28"/>
          <w:shd w:val="clear" w:color="auto" w:fill="FCFCFC"/>
        </w:rPr>
        <w:t xml:space="preserve">ся информация о сырье или бункере(для повторной </w:t>
      </w:r>
      <w:proofErr w:type="spellStart"/>
      <w:r w:rsidRPr="007E32C6">
        <w:rPr>
          <w:rFonts w:ascii="Times New Roman" w:hAnsi="Times New Roman" w:cs="Times New Roman"/>
          <w:sz w:val="28"/>
          <w:szCs w:val="28"/>
          <w:shd w:val="clear" w:color="auto" w:fill="FCFCFC"/>
        </w:rPr>
        <w:t>перепенки</w:t>
      </w:r>
      <w:proofErr w:type="spellEnd"/>
      <w:r w:rsidRPr="007E32C6">
        <w:rPr>
          <w:rFonts w:ascii="Times New Roman" w:hAnsi="Times New Roman" w:cs="Times New Roman"/>
          <w:sz w:val="28"/>
          <w:szCs w:val="28"/>
          <w:shd w:val="clear" w:color="auto" w:fill="FCFCFC"/>
        </w:rPr>
        <w:t>), продукции, бункере, бункера можно выбрать из правой области, кликнув на него.</w:t>
      </w:r>
    </w:p>
    <w:p w:rsidR="007F787E" w:rsidRPr="007E32C6" w:rsidRDefault="007F787E"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49</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 Область отображает бункера</w:t>
      </w:r>
      <w:ins w:id="85" w:author="User" w:date="2019-08-19T14:30: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с которыми была произведена работа.</w:t>
      </w:r>
    </w:p>
    <w:p w:rsidR="002D3A83" w:rsidRPr="007E32C6" w:rsidRDefault="002D3A83"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63 - При начале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возможен выбор бункеров, это </w:t>
      </w:r>
      <w:proofErr w:type="gramStart"/>
      <w:r w:rsidRPr="007E32C6">
        <w:rPr>
          <w:rFonts w:ascii="Times New Roman" w:hAnsi="Times New Roman" w:cs="Times New Roman"/>
          <w:sz w:val="28"/>
          <w:szCs w:val="28"/>
          <w:shd w:val="clear" w:color="auto" w:fill="FCFCFC"/>
        </w:rPr>
        <w:t xml:space="preserve">будет означать цикл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сырья</w:t>
      </w:r>
      <w:proofErr w:type="gramEnd"/>
      <w:r w:rsidRPr="007E32C6">
        <w:rPr>
          <w:rFonts w:ascii="Times New Roman" w:hAnsi="Times New Roman" w:cs="Times New Roman"/>
          <w:sz w:val="28"/>
          <w:szCs w:val="28"/>
          <w:shd w:val="clear" w:color="auto" w:fill="FCFCFC"/>
        </w:rPr>
        <w:t xml:space="preserve"> будет происходить именно в этот бункер, так же возможен выбор бункера при клике  на соответствующий бункер в рабочем окне. </w:t>
      </w:r>
    </w:p>
    <w:p w:rsidR="007217A6" w:rsidRPr="007E32C6" w:rsidRDefault="007217A6"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61 - Информация о бункере: вид сырья, кол-во сырья, № партии, наполненности, виде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планируемая плотность и время отстаивания.</w:t>
      </w:r>
    </w:p>
    <w:p w:rsidR="007217A6" w:rsidRPr="007E32C6" w:rsidRDefault="007217A6"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80</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 xml:space="preserve">цветовая заливка для обозначения  уровня </w:t>
      </w:r>
      <w:proofErr w:type="spellStart"/>
      <w:r w:rsidRPr="007E32C6">
        <w:rPr>
          <w:rFonts w:ascii="Times New Roman" w:hAnsi="Times New Roman" w:cs="Times New Roman"/>
          <w:sz w:val="28"/>
          <w:szCs w:val="28"/>
          <w:shd w:val="clear" w:color="auto" w:fill="FCFCFC"/>
        </w:rPr>
        <w:t>заполненности</w:t>
      </w:r>
      <w:proofErr w:type="spellEnd"/>
      <w:r w:rsidRPr="007E32C6">
        <w:rPr>
          <w:rFonts w:ascii="Times New Roman" w:hAnsi="Times New Roman" w:cs="Times New Roman"/>
          <w:sz w:val="28"/>
          <w:szCs w:val="28"/>
          <w:shd w:val="clear" w:color="auto" w:fill="FCFCFC"/>
        </w:rPr>
        <w:t xml:space="preserve"> и статуса бункера в процессе работы.</w:t>
      </w:r>
    </w:p>
    <w:p w:rsidR="007217A6" w:rsidRPr="007E32C6" w:rsidRDefault="007217A6" w:rsidP="007E32C6">
      <w:pPr>
        <w:spacing w:line="276" w:lineRule="auto"/>
        <w:jc w:val="both"/>
        <w:rPr>
          <w:rFonts w:ascii="Times New Roman" w:hAnsi="Times New Roman" w:cs="Times New Roman"/>
          <w:sz w:val="28"/>
          <w:szCs w:val="28"/>
          <w:shd w:val="clear" w:color="auto" w:fill="FCFCFC"/>
        </w:rPr>
      </w:pPr>
    </w:p>
    <w:p w:rsidR="00E819B1" w:rsidRPr="007E32C6" w:rsidRDefault="00E819B1" w:rsidP="007E32C6">
      <w:pPr>
        <w:pStyle w:val="7"/>
        <w:spacing w:line="276" w:lineRule="auto"/>
        <w:rPr>
          <w:rFonts w:ascii="Times New Roman" w:hAnsi="Times New Roman" w:cs="Times New Roman"/>
          <w:i w:val="0"/>
          <w:color w:val="auto"/>
          <w:sz w:val="28"/>
          <w:szCs w:val="28"/>
          <w:shd w:val="clear" w:color="auto" w:fill="FCFCFC"/>
        </w:rPr>
      </w:pPr>
      <w:bookmarkStart w:id="86" w:name="_Toc15287968"/>
      <w:r w:rsidRPr="007E32C6">
        <w:rPr>
          <w:rFonts w:ascii="Times New Roman" w:hAnsi="Times New Roman" w:cs="Times New Roman"/>
          <w:i w:val="0"/>
          <w:color w:val="auto"/>
          <w:sz w:val="28"/>
          <w:szCs w:val="28"/>
          <w:shd w:val="clear" w:color="auto" w:fill="FCFCFC"/>
        </w:rPr>
        <w:t xml:space="preserve">5.8 </w:t>
      </w:r>
      <w:r w:rsidR="007662D8" w:rsidRPr="007E32C6">
        <w:rPr>
          <w:rFonts w:ascii="Times New Roman" w:hAnsi="Times New Roman" w:cs="Times New Roman"/>
          <w:i w:val="0"/>
          <w:color w:val="auto"/>
          <w:sz w:val="28"/>
          <w:szCs w:val="28"/>
          <w:shd w:val="clear" w:color="auto" w:fill="FCFCFC"/>
        </w:rPr>
        <w:t>Взвешивание блоков</w:t>
      </w:r>
      <w:bookmarkEnd w:id="86"/>
      <w:r w:rsidR="007662D8" w:rsidRPr="007E32C6">
        <w:rPr>
          <w:rFonts w:ascii="Times New Roman" w:hAnsi="Times New Roman" w:cs="Times New Roman"/>
          <w:i w:val="0"/>
          <w:color w:val="auto"/>
          <w:sz w:val="28"/>
          <w:szCs w:val="28"/>
          <w:shd w:val="clear" w:color="auto" w:fill="FCFCFC"/>
        </w:rPr>
        <w:t xml:space="preserve"> </w:t>
      </w:r>
    </w:p>
    <w:p w:rsidR="00E819B1" w:rsidRPr="007E32C6" w:rsidRDefault="00E819B1" w:rsidP="007E32C6">
      <w:pPr>
        <w:spacing w:line="276" w:lineRule="auto"/>
        <w:ind w:right="-1"/>
        <w:jc w:val="both"/>
        <w:rPr>
          <w:rFonts w:ascii="Times New Roman" w:hAnsi="Times New Roman" w:cs="Times New Roman"/>
          <w:sz w:val="28"/>
          <w:szCs w:val="28"/>
          <w:shd w:val="clear" w:color="auto" w:fill="FCFCFC"/>
        </w:rPr>
      </w:pPr>
    </w:p>
    <w:p w:rsidR="007217A6" w:rsidRPr="007E32C6" w:rsidRDefault="007662D8"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lastRenderedPageBreak/>
        <w:t xml:space="preserve">Данное окно </w:t>
      </w:r>
      <w:r w:rsidR="007E32C6" w:rsidRPr="007E32C6">
        <w:rPr>
          <w:rFonts w:ascii="Times New Roman" w:hAnsi="Times New Roman" w:cs="Times New Roman"/>
          <w:sz w:val="28"/>
          <w:szCs w:val="28"/>
          <w:shd w:val="clear" w:color="auto" w:fill="FCFCFC"/>
        </w:rPr>
        <w:t>будет,</w:t>
      </w:r>
      <w:r w:rsidRPr="007E32C6">
        <w:rPr>
          <w:rFonts w:ascii="Times New Roman" w:hAnsi="Times New Roman" w:cs="Times New Roman"/>
          <w:sz w:val="28"/>
          <w:szCs w:val="28"/>
          <w:shd w:val="clear" w:color="auto" w:fill="FCFCFC"/>
        </w:rPr>
        <w:t xml:space="preserve"> прежде всего</w:t>
      </w:r>
      <w:r w:rsidR="007E32C6">
        <w:rPr>
          <w:rFonts w:ascii="Times New Roman" w:hAnsi="Times New Roman" w:cs="Times New Roman"/>
          <w:sz w:val="28"/>
          <w:szCs w:val="28"/>
          <w:shd w:val="clear" w:color="auto" w:fill="FCFCFC"/>
        </w:rPr>
        <w:t>,</w:t>
      </w:r>
      <w:r w:rsidRPr="007E32C6">
        <w:rPr>
          <w:rFonts w:ascii="Times New Roman" w:hAnsi="Times New Roman" w:cs="Times New Roman"/>
          <w:sz w:val="28"/>
          <w:szCs w:val="28"/>
          <w:shd w:val="clear" w:color="auto" w:fill="FCFCFC"/>
        </w:rPr>
        <w:t xml:space="preserve"> использоваться на производственных рабочих места</w:t>
      </w:r>
      <w:r w:rsidR="007E32C6">
        <w:rPr>
          <w:rFonts w:ascii="Times New Roman" w:hAnsi="Times New Roman" w:cs="Times New Roman"/>
          <w:sz w:val="28"/>
          <w:szCs w:val="28"/>
          <w:shd w:val="clear" w:color="auto" w:fill="FCFCFC"/>
        </w:rPr>
        <w:t>,</w:t>
      </w:r>
      <w:r w:rsidRPr="007E32C6">
        <w:rPr>
          <w:rFonts w:ascii="Times New Roman" w:hAnsi="Times New Roman" w:cs="Times New Roman"/>
          <w:sz w:val="28"/>
          <w:szCs w:val="28"/>
          <w:shd w:val="clear" w:color="auto" w:fill="FCFCFC"/>
        </w:rPr>
        <w:t xml:space="preserve"> в которых осуществляется взвешивание продукции (формовка 2м, формовка 6м, </w:t>
      </w:r>
      <w:proofErr w:type="spellStart"/>
      <w:r w:rsidRPr="007E32C6">
        <w:rPr>
          <w:rFonts w:ascii="Times New Roman" w:hAnsi="Times New Roman" w:cs="Times New Roman"/>
          <w:sz w:val="28"/>
          <w:szCs w:val="28"/>
          <w:shd w:val="clear" w:color="auto" w:fill="FCFCFC"/>
        </w:rPr>
        <w:t>пеноформ</w:t>
      </w:r>
      <w:proofErr w:type="spellEnd"/>
      <w:r w:rsidRPr="007E32C6">
        <w:rPr>
          <w:rFonts w:ascii="Times New Roman" w:hAnsi="Times New Roman" w:cs="Times New Roman"/>
          <w:sz w:val="28"/>
          <w:szCs w:val="28"/>
          <w:shd w:val="clear" w:color="auto" w:fill="FCFCFC"/>
        </w:rPr>
        <w:t>, экструзия, крошка).</w:t>
      </w:r>
    </w:p>
    <w:p w:rsidR="00227C99" w:rsidRPr="007E32C6" w:rsidRDefault="00227C99" w:rsidP="007E32C6">
      <w:pPr>
        <w:pStyle w:val="ac"/>
        <w:spacing w:line="276" w:lineRule="auto"/>
        <w:jc w:val="center"/>
        <w:rPr>
          <w:rFonts w:ascii="Times New Roman" w:hAnsi="Times New Roman" w:cs="Times New Roman"/>
          <w:sz w:val="28"/>
          <w:szCs w:val="28"/>
        </w:rPr>
      </w:pPr>
      <w:r w:rsidRPr="007E32C6">
        <w:rPr>
          <w:rFonts w:ascii="Times New Roman" w:hAnsi="Times New Roman" w:cs="Times New Roman"/>
          <w:noProof/>
          <w:sz w:val="28"/>
          <w:szCs w:val="28"/>
        </w:rPr>
        <w:drawing>
          <wp:inline distT="0" distB="0" distL="0" distR="0" wp14:anchorId="313C0231" wp14:editId="662CD5C2">
            <wp:extent cx="4334149" cy="3283888"/>
            <wp:effectExtent l="0" t="0" r="0" b="0"/>
            <wp:docPr id="24" name="Рисунок 24" descr="C:\Users\User\YandexDisk\Скриншоты\2019-07-26_09-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YandexDisk\Скриншоты\2019-07-26_09-12-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7425" cy="3286370"/>
                    </a:xfrm>
                    <a:prstGeom prst="rect">
                      <a:avLst/>
                    </a:prstGeom>
                    <a:noFill/>
                    <a:ln>
                      <a:noFill/>
                    </a:ln>
                  </pic:spPr>
                </pic:pic>
              </a:graphicData>
            </a:graphic>
          </wp:inline>
        </w:drawing>
      </w:r>
    </w:p>
    <w:p w:rsidR="007217A6" w:rsidRPr="007E32C6" w:rsidRDefault="009135AC" w:rsidP="007E32C6">
      <w:pPr>
        <w:spacing w:line="276" w:lineRule="auto"/>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68</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Количе</w:t>
      </w:r>
      <w:del w:id="87" w:author="User" w:date="2019-08-19T14:30:00Z">
        <w:r w:rsidRPr="007E32C6" w:rsidDel="005E1C2E">
          <w:rPr>
            <w:rFonts w:ascii="Times New Roman" w:hAnsi="Times New Roman" w:cs="Times New Roman"/>
            <w:sz w:val="28"/>
            <w:szCs w:val="28"/>
            <w:shd w:val="clear" w:color="auto" w:fill="FCFCFC"/>
          </w:rPr>
          <w:delText>т</w:delText>
        </w:r>
      </w:del>
      <w:r w:rsidRPr="007E32C6">
        <w:rPr>
          <w:rFonts w:ascii="Times New Roman" w:hAnsi="Times New Roman" w:cs="Times New Roman"/>
          <w:sz w:val="28"/>
          <w:szCs w:val="28"/>
          <w:shd w:val="clear" w:color="auto" w:fill="FCFCFC"/>
        </w:rPr>
        <w:t>с</w:t>
      </w:r>
      <w:ins w:id="88" w:author="User" w:date="2019-08-19T14:30:00Z">
        <w:r w:rsidR="005E1C2E">
          <w:rPr>
            <w:rFonts w:ascii="Times New Roman" w:hAnsi="Times New Roman" w:cs="Times New Roman"/>
            <w:sz w:val="28"/>
            <w:szCs w:val="28"/>
            <w:shd w:val="clear" w:color="auto" w:fill="FCFCFC"/>
          </w:rPr>
          <w:t>т</w:t>
        </w:r>
      </w:ins>
      <w:r w:rsidRPr="007E32C6">
        <w:rPr>
          <w:rFonts w:ascii="Times New Roman" w:hAnsi="Times New Roman" w:cs="Times New Roman"/>
          <w:sz w:val="28"/>
          <w:szCs w:val="28"/>
          <w:shd w:val="clear" w:color="auto" w:fill="FCFCFC"/>
        </w:rPr>
        <w:t>во блоков на складе</w:t>
      </w:r>
    </w:p>
    <w:p w:rsidR="009135AC" w:rsidRPr="007E32C6" w:rsidRDefault="009135AC" w:rsidP="007E32C6">
      <w:pPr>
        <w:spacing w:line="276" w:lineRule="auto"/>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69</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w:t>
      </w:r>
      <w:r w:rsidR="009B098C">
        <w:rPr>
          <w:rFonts w:ascii="Times New Roman" w:hAnsi="Times New Roman" w:cs="Times New Roman"/>
          <w:sz w:val="28"/>
          <w:szCs w:val="28"/>
          <w:shd w:val="clear" w:color="auto" w:fill="FCFCFC"/>
        </w:rPr>
        <w:t xml:space="preserve"> </w:t>
      </w:r>
      <w:r w:rsidRPr="007E32C6">
        <w:rPr>
          <w:rFonts w:ascii="Times New Roman" w:hAnsi="Times New Roman" w:cs="Times New Roman"/>
          <w:sz w:val="28"/>
          <w:szCs w:val="28"/>
          <w:shd w:val="clear" w:color="auto" w:fill="FCFCFC"/>
        </w:rPr>
        <w:t>Количество блоков на складе в м3</w:t>
      </w:r>
    </w:p>
    <w:p w:rsidR="009135AC" w:rsidRPr="007E32C6" w:rsidRDefault="009135AC"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57-Вид блока. Данная информация характеризует вид продукции и будет привязываться к оборудованию. Например</w:t>
      </w:r>
      <w:ins w:id="89" w:author="User" w:date="2019-08-19T14:30: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для формы 6м будет только один вид блока-6м, а для </w:t>
      </w:r>
      <w:proofErr w:type="spellStart"/>
      <w:r w:rsidRPr="007E32C6">
        <w:rPr>
          <w:rFonts w:ascii="Times New Roman" w:hAnsi="Times New Roman" w:cs="Times New Roman"/>
          <w:sz w:val="28"/>
          <w:szCs w:val="28"/>
          <w:shd w:val="clear" w:color="auto" w:fill="FCFCFC"/>
        </w:rPr>
        <w:t>пеноформа</w:t>
      </w:r>
      <w:proofErr w:type="spellEnd"/>
      <w:r w:rsidRPr="007E32C6">
        <w:rPr>
          <w:rFonts w:ascii="Times New Roman" w:hAnsi="Times New Roman" w:cs="Times New Roman"/>
          <w:sz w:val="28"/>
          <w:szCs w:val="28"/>
          <w:shd w:val="clear" w:color="auto" w:fill="FCFCFC"/>
        </w:rPr>
        <w:t xml:space="preserve"> возможно несколько видов блоков: пачка 30мм, 50мм, 100мм. Если видов блоков будет больше 1</w:t>
      </w:r>
      <w:ins w:id="90" w:author="User" w:date="2019-08-19T14:30: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то оператор при начале смены должен обязательно выбрать необходимый.</w:t>
      </w:r>
    </w:p>
    <w:p w:rsidR="009135AC" w:rsidRPr="007E32C6" w:rsidRDefault="009135AC"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58-Отображает активный </w:t>
      </w:r>
      <w:r w:rsidR="007E32C6" w:rsidRPr="007E32C6">
        <w:rPr>
          <w:rFonts w:ascii="Times New Roman" w:hAnsi="Times New Roman" w:cs="Times New Roman"/>
          <w:sz w:val="28"/>
          <w:szCs w:val="28"/>
          <w:shd w:val="clear" w:color="auto" w:fill="FCFCFC"/>
        </w:rPr>
        <w:t>бункер,</w:t>
      </w:r>
      <w:r w:rsidRPr="007E32C6">
        <w:rPr>
          <w:rFonts w:ascii="Times New Roman" w:hAnsi="Times New Roman" w:cs="Times New Roman"/>
          <w:sz w:val="28"/>
          <w:szCs w:val="28"/>
          <w:shd w:val="clear" w:color="auto" w:fill="FCFCFC"/>
        </w:rPr>
        <w:t xml:space="preserve"> с которым работает формовщик</w:t>
      </w:r>
      <w:r w:rsidR="007E32C6">
        <w:rPr>
          <w:rFonts w:ascii="Times New Roman" w:hAnsi="Times New Roman" w:cs="Times New Roman"/>
          <w:sz w:val="28"/>
          <w:szCs w:val="28"/>
          <w:shd w:val="clear" w:color="auto" w:fill="FCFCFC"/>
        </w:rPr>
        <w:t>.</w:t>
      </w:r>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56-Подробный просмотр информации о блоке</w:t>
      </w:r>
      <w:r w:rsidR="007E32C6">
        <w:rPr>
          <w:rFonts w:ascii="Times New Roman" w:hAnsi="Times New Roman" w:cs="Times New Roman"/>
          <w:sz w:val="28"/>
          <w:szCs w:val="28"/>
          <w:shd w:val="clear" w:color="auto" w:fill="FCFCFC"/>
        </w:rPr>
        <w:t>.</w:t>
      </w:r>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75- Номер блока. При формовке каждый созданный блок имеет оригинальный номер, который генерирует система.</w:t>
      </w:r>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55-Ручной ввод данных о блоке. Пользователь может вводить данные о блоках вручную, если появиться неисправность весов или если их не будет на рабочем участке. </w:t>
      </w:r>
      <w:bookmarkStart w:id="91" w:name="_GoBack"/>
      <w:bookmarkEnd w:id="91"/>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59-При выборе (добавлении) нового бункера заноситься информация о количестве остатков в предыдущем бункере. По умолчанию значение должно быть 0%. </w:t>
      </w:r>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60-Зона для отображения активных бункеров, которые можно использовать для формовки.</w:t>
      </w:r>
    </w:p>
    <w:p w:rsidR="00041CDD" w:rsidRPr="007E32C6" w:rsidRDefault="00041CDD"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67-Для некоторых видов оборудования (например</w:t>
      </w:r>
      <w:ins w:id="92" w:author="User" w:date="2019-08-19T14:30:00Z">
        <w:r w:rsidR="005E1C2E">
          <w:rPr>
            <w:rFonts w:ascii="Times New Roman" w:hAnsi="Times New Roman" w:cs="Times New Roman"/>
            <w:sz w:val="28"/>
            <w:szCs w:val="28"/>
            <w:shd w:val="clear" w:color="auto" w:fill="FCFCFC"/>
          </w:rPr>
          <w:t>,</w:t>
        </w:r>
      </w:ins>
      <w:r w:rsidRPr="007E32C6">
        <w:rPr>
          <w:rFonts w:ascii="Times New Roman" w:hAnsi="Times New Roman" w:cs="Times New Roman"/>
          <w:sz w:val="28"/>
          <w:szCs w:val="28"/>
          <w:shd w:val="clear" w:color="auto" w:fill="FCFCFC"/>
        </w:rPr>
        <w:t xml:space="preserve"> ЭПС) бункера могут не использоваться поэтому необходимо реализовать возможность отключения бункеров в зависимости от рабочего места. </w:t>
      </w:r>
      <w:r w:rsidR="00022BB1" w:rsidRPr="007E32C6">
        <w:rPr>
          <w:rFonts w:ascii="Times New Roman" w:hAnsi="Times New Roman" w:cs="Times New Roman"/>
          <w:sz w:val="28"/>
          <w:szCs w:val="28"/>
          <w:shd w:val="clear" w:color="auto" w:fill="FCFCFC"/>
        </w:rPr>
        <w:t xml:space="preserve">Работы в локации ЭПС предполагает лишь учет выпуск блоков и готовой продукции. </w:t>
      </w:r>
    </w:p>
    <w:p w:rsidR="00531495" w:rsidRPr="007E32C6" w:rsidRDefault="00531495"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lastRenderedPageBreak/>
        <w:t>Табель график. Позволяет создавать план работы сотрудников на рабочих участках. Данный интерфейс должен отображать фактическую и плановую информацию. По результатам внесенных данных в отчет о выработке формируется фактический отчет</w:t>
      </w:r>
      <w:r w:rsidR="007E32C6">
        <w:rPr>
          <w:rFonts w:ascii="Times New Roman" w:hAnsi="Times New Roman" w:cs="Times New Roman"/>
          <w:sz w:val="28"/>
          <w:szCs w:val="28"/>
          <w:shd w:val="clear" w:color="auto" w:fill="FCFCFC"/>
        </w:rPr>
        <w:t>.</w:t>
      </w:r>
    </w:p>
    <w:p w:rsidR="00F072A6" w:rsidRPr="007E32C6" w:rsidRDefault="00227C99" w:rsidP="007E32C6">
      <w:pPr>
        <w:pStyle w:val="ac"/>
        <w:spacing w:line="276" w:lineRule="auto"/>
        <w:jc w:val="center"/>
        <w:rPr>
          <w:rFonts w:ascii="Times New Roman" w:hAnsi="Times New Roman" w:cs="Times New Roman"/>
          <w:sz w:val="28"/>
          <w:szCs w:val="28"/>
        </w:rPr>
      </w:pPr>
      <w:bookmarkStart w:id="93" w:name="_Toc15044187"/>
      <w:r w:rsidRPr="007E32C6">
        <w:rPr>
          <w:rFonts w:ascii="Times New Roman" w:eastAsia="Play" w:hAnsi="Times New Roman" w:cs="Times New Roman"/>
          <w:noProof/>
          <w:sz w:val="28"/>
          <w:szCs w:val="28"/>
        </w:rPr>
        <w:drawing>
          <wp:inline distT="0" distB="0" distL="0" distR="0" wp14:anchorId="61116A03" wp14:editId="741CDC90">
            <wp:extent cx="4233714" cy="3188473"/>
            <wp:effectExtent l="0" t="0" r="0" b="0"/>
            <wp:docPr id="18" name="Рисунок 18" descr="C:\Users\User\YandexDisk\Скриншоты\2019-07-26_08-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YandexDisk\Скриншоты\2019-07-26_08-43-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5702" cy="3189970"/>
                    </a:xfrm>
                    <a:prstGeom prst="rect">
                      <a:avLst/>
                    </a:prstGeom>
                    <a:noFill/>
                    <a:ln>
                      <a:noFill/>
                    </a:ln>
                  </pic:spPr>
                </pic:pic>
              </a:graphicData>
            </a:graphic>
          </wp:inline>
        </w:drawing>
      </w:r>
      <w:bookmarkEnd w:id="93"/>
    </w:p>
    <w:p w:rsidR="007217A6" w:rsidRPr="007E32C6" w:rsidRDefault="00531495" w:rsidP="007E32C6">
      <w:pPr>
        <w:spacing w:line="276" w:lineRule="auto"/>
        <w:ind w:right="-1"/>
        <w:jc w:val="both"/>
        <w:rPr>
          <w:rFonts w:ascii="Times New Roman" w:hAnsi="Times New Roman" w:cs="Times New Roman"/>
          <w:sz w:val="28"/>
          <w:szCs w:val="28"/>
        </w:rPr>
      </w:pPr>
      <w:r w:rsidRPr="007E32C6">
        <w:rPr>
          <w:rFonts w:ascii="Times New Roman" w:hAnsi="Times New Roman" w:cs="Times New Roman"/>
          <w:sz w:val="28"/>
          <w:szCs w:val="28"/>
          <w:shd w:val="clear" w:color="auto" w:fill="FCFCFC"/>
        </w:rPr>
        <w:t xml:space="preserve">Загруженность бункеров. Форма отчета, которая позволяет просматривать информацию о наполненности бункера за период времени. В зависимости от яркости градиента показывается уровень заполнения. В моменте остановки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в бункере, начинается фиксироваться время отстаивания сырья. Должна отображаться информация о сырье, планируемой продукции, стадии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и количестве кг в бункере.</w:t>
      </w:r>
    </w:p>
    <w:p w:rsidR="00227C99" w:rsidRPr="007E32C6" w:rsidRDefault="00227C99" w:rsidP="007E32C6">
      <w:pPr>
        <w:pStyle w:val="ac"/>
        <w:spacing w:line="276" w:lineRule="auto"/>
        <w:jc w:val="center"/>
        <w:rPr>
          <w:rFonts w:ascii="Times New Roman" w:hAnsi="Times New Roman" w:cs="Times New Roman"/>
          <w:sz w:val="28"/>
          <w:szCs w:val="28"/>
        </w:rPr>
      </w:pPr>
      <w:bookmarkStart w:id="94" w:name="_Toc15044188"/>
      <w:r w:rsidRPr="007E32C6">
        <w:rPr>
          <w:rFonts w:ascii="Times New Roman" w:hAnsi="Times New Roman" w:cs="Times New Roman"/>
          <w:noProof/>
          <w:sz w:val="28"/>
          <w:szCs w:val="28"/>
        </w:rPr>
        <w:drawing>
          <wp:inline distT="0" distB="0" distL="0" distR="0" wp14:anchorId="12467A99" wp14:editId="34DA03D8">
            <wp:extent cx="4028343" cy="2984740"/>
            <wp:effectExtent l="0" t="0" r="0" b="6350"/>
            <wp:docPr id="25" name="Рисунок 25" descr="C:\Users\User\YandexDisk\Скриншоты\2019-07-26_10-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YandexDisk\Скриншоты\2019-07-26_10-14-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343" cy="2984740"/>
                    </a:xfrm>
                    <a:prstGeom prst="rect">
                      <a:avLst/>
                    </a:prstGeom>
                    <a:noFill/>
                    <a:ln>
                      <a:noFill/>
                    </a:ln>
                  </pic:spPr>
                </pic:pic>
              </a:graphicData>
            </a:graphic>
          </wp:inline>
        </w:drawing>
      </w:r>
      <w:bookmarkEnd w:id="94"/>
    </w:p>
    <w:p w:rsidR="007217A6" w:rsidRPr="007E32C6" w:rsidRDefault="00531495" w:rsidP="007E32C6">
      <w:pPr>
        <w:tabs>
          <w:tab w:val="left" w:pos="963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52-Отношение задействованных бункеров к общему количеству</w:t>
      </w:r>
    </w:p>
    <w:p w:rsidR="00531495" w:rsidRPr="007E32C6" w:rsidRDefault="00531495" w:rsidP="007E32C6">
      <w:pPr>
        <w:tabs>
          <w:tab w:val="left" w:pos="963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53-Процент использования активных бункеров</w:t>
      </w:r>
    </w:p>
    <w:p w:rsidR="00531495" w:rsidRPr="007E32C6" w:rsidRDefault="00531495" w:rsidP="007E32C6">
      <w:pPr>
        <w:tabs>
          <w:tab w:val="left" w:pos="963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lastRenderedPageBreak/>
        <w:t xml:space="preserve">62- Визуализация заполнения бункеров. Позволяет просматривать графическую историю использования бункеров за период. информация должна отображаться с шагом в час и показывать марку сырья, планируемую продукцию вид </w:t>
      </w:r>
      <w:proofErr w:type="spellStart"/>
      <w:r w:rsidRPr="007E32C6">
        <w:rPr>
          <w:rFonts w:ascii="Times New Roman" w:hAnsi="Times New Roman" w:cs="Times New Roman"/>
          <w:sz w:val="28"/>
          <w:szCs w:val="28"/>
          <w:shd w:val="clear" w:color="auto" w:fill="FCFCFC"/>
        </w:rPr>
        <w:t>вспенки</w:t>
      </w:r>
      <w:proofErr w:type="spellEnd"/>
      <w:r w:rsidRPr="007E32C6">
        <w:rPr>
          <w:rFonts w:ascii="Times New Roman" w:hAnsi="Times New Roman" w:cs="Times New Roman"/>
          <w:sz w:val="28"/>
          <w:szCs w:val="28"/>
          <w:shd w:val="clear" w:color="auto" w:fill="FCFCFC"/>
        </w:rPr>
        <w:t xml:space="preserve"> и кол-во сырья в бункере.</w:t>
      </w:r>
    </w:p>
    <w:p w:rsidR="008C41A2" w:rsidRPr="007E32C6" w:rsidRDefault="008C41A2" w:rsidP="007E32C6">
      <w:pPr>
        <w:tabs>
          <w:tab w:val="left" w:pos="9638"/>
        </w:tabs>
        <w:spacing w:line="276" w:lineRule="auto"/>
        <w:ind w:right="-1"/>
        <w:jc w:val="both"/>
        <w:rPr>
          <w:rFonts w:ascii="Times New Roman" w:hAnsi="Times New Roman" w:cs="Times New Roman"/>
          <w:sz w:val="28"/>
          <w:szCs w:val="28"/>
          <w:shd w:val="clear" w:color="auto" w:fill="FCFCFC"/>
        </w:rPr>
      </w:pPr>
    </w:p>
    <w:p w:rsidR="008C41A2" w:rsidRPr="007E32C6" w:rsidRDefault="008C41A2" w:rsidP="007E32C6">
      <w:pPr>
        <w:tabs>
          <w:tab w:val="left" w:pos="963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Журнал начальника производства. Вкладка позволяет вносить данные о выработке сотрудников.</w:t>
      </w:r>
    </w:p>
    <w:p w:rsidR="00227C99" w:rsidRPr="007E32C6" w:rsidRDefault="00227C99" w:rsidP="007E32C6">
      <w:pPr>
        <w:pStyle w:val="ac"/>
        <w:spacing w:line="276" w:lineRule="auto"/>
        <w:jc w:val="center"/>
        <w:rPr>
          <w:rFonts w:ascii="Times New Roman" w:hAnsi="Times New Roman" w:cs="Times New Roman"/>
          <w:sz w:val="28"/>
          <w:szCs w:val="28"/>
        </w:rPr>
      </w:pPr>
      <w:bookmarkStart w:id="95" w:name="_Toc15044189"/>
      <w:r w:rsidRPr="007E32C6">
        <w:rPr>
          <w:rFonts w:ascii="Times New Roman" w:hAnsi="Times New Roman" w:cs="Times New Roman"/>
          <w:noProof/>
          <w:sz w:val="28"/>
          <w:szCs w:val="28"/>
        </w:rPr>
        <w:drawing>
          <wp:inline distT="0" distB="0" distL="0" distR="0" wp14:anchorId="2AD23B27" wp14:editId="5E341E28">
            <wp:extent cx="4060648" cy="3114136"/>
            <wp:effectExtent l="0" t="0" r="0" b="0"/>
            <wp:docPr id="26" name="Рисунок 26" descr="C:\Users\User\YandexDisk\Скриншоты\2019-07-26_10-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YandexDisk\Скриншоты\2019-07-26_10-15-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398" cy="3123147"/>
                    </a:xfrm>
                    <a:prstGeom prst="rect">
                      <a:avLst/>
                    </a:prstGeom>
                    <a:noFill/>
                    <a:ln>
                      <a:noFill/>
                    </a:ln>
                  </pic:spPr>
                </pic:pic>
              </a:graphicData>
            </a:graphic>
          </wp:inline>
        </w:drawing>
      </w:r>
      <w:bookmarkEnd w:id="95"/>
    </w:p>
    <w:p w:rsidR="008C41A2" w:rsidRPr="007E32C6" w:rsidRDefault="008C41A2" w:rsidP="007E32C6">
      <w:pPr>
        <w:tabs>
          <w:tab w:val="left" w:pos="9638"/>
        </w:tabs>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 xml:space="preserve">77-Виды работ. Заносятся в соответствующий справочник. </w:t>
      </w:r>
    </w:p>
    <w:p w:rsidR="008C41A2" w:rsidRPr="007E32C6" w:rsidRDefault="008C41A2" w:rsidP="007E32C6">
      <w:pPr>
        <w:tabs>
          <w:tab w:val="left" w:pos="9638"/>
        </w:tabs>
        <w:spacing w:line="276" w:lineRule="auto"/>
        <w:ind w:right="-1"/>
        <w:jc w:val="both"/>
        <w:rPr>
          <w:rFonts w:ascii="Times New Roman" w:hAnsi="Times New Roman" w:cs="Times New Roman"/>
          <w:sz w:val="28"/>
          <w:szCs w:val="28"/>
        </w:rPr>
      </w:pPr>
      <w:r w:rsidRPr="007E32C6">
        <w:rPr>
          <w:rFonts w:ascii="Times New Roman" w:hAnsi="Times New Roman" w:cs="Times New Roman"/>
          <w:sz w:val="28"/>
          <w:szCs w:val="28"/>
          <w:shd w:val="clear" w:color="auto" w:fill="FCFCFC"/>
        </w:rPr>
        <w:t>78-Сводная информация за рабочий день.</w:t>
      </w:r>
    </w:p>
    <w:p w:rsidR="00227C99" w:rsidRPr="007E32C6" w:rsidRDefault="00227C99" w:rsidP="007E32C6">
      <w:pPr>
        <w:spacing w:line="276" w:lineRule="auto"/>
        <w:jc w:val="both"/>
        <w:rPr>
          <w:rFonts w:ascii="Times New Roman" w:hAnsi="Times New Roman" w:cs="Times New Roman"/>
          <w:sz w:val="28"/>
          <w:szCs w:val="28"/>
        </w:rPr>
      </w:pPr>
    </w:p>
    <w:p w:rsidR="008C41A2" w:rsidRPr="007E32C6" w:rsidRDefault="008C41A2" w:rsidP="007E32C6">
      <w:pPr>
        <w:spacing w:line="276" w:lineRule="auto"/>
        <w:ind w:right="-1"/>
        <w:jc w:val="both"/>
        <w:rPr>
          <w:rFonts w:ascii="Times New Roman" w:hAnsi="Times New Roman" w:cs="Times New Roman"/>
          <w:sz w:val="28"/>
          <w:szCs w:val="28"/>
          <w:shd w:val="clear" w:color="auto" w:fill="FCFCFC"/>
        </w:rPr>
      </w:pPr>
      <w:r w:rsidRPr="007E32C6">
        <w:rPr>
          <w:rFonts w:ascii="Times New Roman" w:hAnsi="Times New Roman" w:cs="Times New Roman"/>
          <w:sz w:val="28"/>
          <w:szCs w:val="28"/>
          <w:shd w:val="clear" w:color="auto" w:fill="FCFCFC"/>
        </w:rPr>
        <w:t>График работы. Отображает плановую информацию о выходе на работу по датам. Для одного сотрудника, начальник производства может смотреть по всем сотрудникам.</w:t>
      </w:r>
    </w:p>
    <w:p w:rsidR="00227C99" w:rsidRPr="007E32C6" w:rsidRDefault="00227C99" w:rsidP="007E32C6">
      <w:pPr>
        <w:spacing w:line="276" w:lineRule="auto"/>
        <w:jc w:val="center"/>
        <w:rPr>
          <w:rFonts w:ascii="Times New Roman" w:hAnsi="Times New Roman" w:cs="Times New Roman"/>
          <w:sz w:val="28"/>
          <w:szCs w:val="28"/>
        </w:rPr>
      </w:pPr>
      <w:r w:rsidRPr="007E32C6">
        <w:rPr>
          <w:rFonts w:ascii="Times New Roman" w:hAnsi="Times New Roman" w:cs="Times New Roman"/>
          <w:noProof/>
          <w:sz w:val="28"/>
          <w:szCs w:val="28"/>
        </w:rPr>
        <w:lastRenderedPageBreak/>
        <w:drawing>
          <wp:inline distT="0" distB="0" distL="0" distR="0" wp14:anchorId="1075E051" wp14:editId="152B399A">
            <wp:extent cx="4313208" cy="3230561"/>
            <wp:effectExtent l="0" t="0" r="0" b="8255"/>
            <wp:docPr id="27" name="Рисунок 27" descr="C:\Users\User\YandexDisk\Скриншоты\2019-07-26_11-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YandexDisk\Скриншоты\2019-07-26_11-02-3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321" cy="3232893"/>
                    </a:xfrm>
                    <a:prstGeom prst="rect">
                      <a:avLst/>
                    </a:prstGeom>
                    <a:noFill/>
                    <a:ln>
                      <a:noFill/>
                    </a:ln>
                  </pic:spPr>
                </pic:pic>
              </a:graphicData>
            </a:graphic>
          </wp:inline>
        </w:drawing>
      </w:r>
    </w:p>
    <w:p w:rsidR="00050519" w:rsidRPr="007E32C6" w:rsidRDefault="00050519" w:rsidP="007E32C6">
      <w:pPr>
        <w:spacing w:line="276" w:lineRule="auto"/>
        <w:rPr>
          <w:rFonts w:ascii="Times New Roman" w:hAnsi="Times New Roman" w:cs="Times New Roman"/>
          <w:sz w:val="28"/>
          <w:szCs w:val="28"/>
        </w:rPr>
      </w:pPr>
    </w:p>
    <w:p w:rsidR="00050519" w:rsidRPr="007E32C6" w:rsidRDefault="00050519" w:rsidP="007E32C6">
      <w:pPr>
        <w:pStyle w:val="1"/>
        <w:spacing w:line="276" w:lineRule="auto"/>
        <w:ind w:right="0"/>
        <w:jc w:val="both"/>
        <w:rPr>
          <w:rFonts w:ascii="Times New Roman" w:hAnsi="Times New Roman" w:cs="Times New Roman"/>
          <w:b w:val="0"/>
          <w:sz w:val="28"/>
          <w:szCs w:val="28"/>
        </w:rPr>
      </w:pPr>
    </w:p>
    <w:p w:rsidR="00050519" w:rsidRPr="007E32C6" w:rsidRDefault="00050519" w:rsidP="007E32C6">
      <w:pPr>
        <w:spacing w:line="276" w:lineRule="auto"/>
        <w:rPr>
          <w:rFonts w:ascii="Times New Roman" w:hAnsi="Times New Roman" w:cs="Times New Roman"/>
          <w:sz w:val="28"/>
          <w:szCs w:val="28"/>
        </w:rPr>
      </w:pPr>
      <w:r w:rsidRPr="007E32C6">
        <w:rPr>
          <w:rFonts w:ascii="Times New Roman" w:hAnsi="Times New Roman" w:cs="Times New Roman"/>
          <w:sz w:val="28"/>
          <w:szCs w:val="28"/>
        </w:rPr>
        <w:br w:type="page"/>
      </w:r>
    </w:p>
    <w:p w:rsidR="00F20B34" w:rsidRPr="007E32C6" w:rsidRDefault="00ED0785" w:rsidP="007E32C6">
      <w:pPr>
        <w:pStyle w:val="7"/>
        <w:spacing w:line="276" w:lineRule="auto"/>
        <w:rPr>
          <w:rFonts w:ascii="Times New Roman" w:hAnsi="Times New Roman" w:cs="Times New Roman"/>
          <w:i w:val="0"/>
          <w:color w:val="auto"/>
          <w:sz w:val="28"/>
          <w:szCs w:val="28"/>
        </w:rPr>
      </w:pPr>
      <w:bookmarkStart w:id="96" w:name="_Toc15287969"/>
      <w:r w:rsidRPr="007E32C6">
        <w:rPr>
          <w:rFonts w:ascii="Times New Roman" w:hAnsi="Times New Roman" w:cs="Times New Roman"/>
          <w:i w:val="0"/>
          <w:color w:val="auto"/>
          <w:sz w:val="28"/>
          <w:szCs w:val="28"/>
        </w:rPr>
        <w:lastRenderedPageBreak/>
        <w:t>6. Методика разработки, порядок контроля и приемки</w:t>
      </w:r>
      <w:bookmarkEnd w:id="96"/>
    </w:p>
    <w:p w:rsidR="00F20B34" w:rsidRPr="007E32C6" w:rsidRDefault="00F20B34" w:rsidP="007E32C6">
      <w:pPr>
        <w:spacing w:line="276" w:lineRule="auto"/>
        <w:ind w:right="0"/>
        <w:jc w:val="both"/>
        <w:rPr>
          <w:rFonts w:ascii="Times New Roman" w:eastAsia="Play" w:hAnsi="Times New Roman" w:cs="Times New Roman"/>
          <w:sz w:val="28"/>
          <w:szCs w:val="28"/>
        </w:rPr>
      </w:pPr>
    </w:p>
    <w:p w:rsidR="00AE1247" w:rsidRPr="007E32C6" w:rsidRDefault="00BA2609" w:rsidP="007E32C6">
      <w:pPr>
        <w:spacing w:line="276" w:lineRule="auto"/>
        <w:ind w:right="0"/>
        <w:jc w:val="both"/>
        <w:rPr>
          <w:rFonts w:ascii="Times New Roman" w:eastAsia="Play" w:hAnsi="Times New Roman" w:cs="Times New Roman"/>
          <w:sz w:val="28"/>
          <w:szCs w:val="28"/>
        </w:rPr>
      </w:pPr>
      <w:r w:rsidRPr="007E32C6">
        <w:rPr>
          <w:rFonts w:ascii="Times New Roman" w:eastAsia="Play" w:hAnsi="Times New Roman" w:cs="Times New Roman"/>
          <w:sz w:val="28"/>
          <w:szCs w:val="28"/>
        </w:rPr>
        <w:t>…</w:t>
      </w: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0230A8" w:rsidRPr="007E32C6" w:rsidRDefault="000230A8" w:rsidP="007E32C6">
      <w:pPr>
        <w:spacing w:line="276" w:lineRule="auto"/>
        <w:ind w:right="0"/>
        <w:jc w:val="both"/>
        <w:rPr>
          <w:rFonts w:ascii="Times New Roman" w:eastAsia="Play" w:hAnsi="Times New Roman" w:cs="Times New Roman"/>
          <w:sz w:val="28"/>
          <w:szCs w:val="28"/>
        </w:rPr>
      </w:pPr>
    </w:p>
    <w:p w:rsidR="00CA78F4" w:rsidRPr="007E32C6" w:rsidRDefault="00CA78F4" w:rsidP="007E32C6">
      <w:pPr>
        <w:spacing w:line="276" w:lineRule="auto"/>
        <w:ind w:right="0"/>
        <w:jc w:val="both"/>
        <w:rPr>
          <w:rFonts w:ascii="Times New Roman" w:eastAsia="Play" w:hAnsi="Times New Roman" w:cs="Times New Roman"/>
          <w:sz w:val="28"/>
          <w:szCs w:val="28"/>
        </w:rPr>
        <w:sectPr w:rsidR="00CA78F4" w:rsidRPr="007E32C6" w:rsidSect="0051549F">
          <w:pgSz w:w="11906" w:h="16838"/>
          <w:pgMar w:top="1134" w:right="1134" w:bottom="851" w:left="1134" w:header="0" w:footer="0" w:gutter="0"/>
          <w:pgNumType w:start="1"/>
          <w:cols w:space="720"/>
        </w:sectPr>
      </w:pPr>
    </w:p>
    <w:p w:rsidR="009100B2" w:rsidRPr="007E32C6" w:rsidRDefault="00B0011D" w:rsidP="007E32C6">
      <w:pPr>
        <w:pStyle w:val="7"/>
        <w:spacing w:line="276" w:lineRule="auto"/>
        <w:rPr>
          <w:rFonts w:ascii="Times New Roman" w:eastAsia="Play" w:hAnsi="Times New Roman" w:cs="Times New Roman"/>
          <w:i w:val="0"/>
          <w:color w:val="auto"/>
          <w:sz w:val="28"/>
          <w:szCs w:val="28"/>
        </w:rPr>
      </w:pPr>
      <w:bookmarkStart w:id="97" w:name="_Toc15287970"/>
      <w:r w:rsidRPr="007E32C6">
        <w:rPr>
          <w:rFonts w:ascii="Times New Roman" w:eastAsia="Play" w:hAnsi="Times New Roman" w:cs="Times New Roman"/>
          <w:i w:val="0"/>
          <w:noProof/>
          <w:color w:val="auto"/>
          <w:sz w:val="28"/>
          <w:szCs w:val="28"/>
        </w:rPr>
        <w:lastRenderedPageBreak/>
        <w:drawing>
          <wp:anchor distT="0" distB="0" distL="114300" distR="114300" simplePos="0" relativeHeight="251666432" behindDoc="0" locked="0" layoutInCell="1" allowOverlap="1" wp14:anchorId="364D88EF" wp14:editId="578B174F">
            <wp:simplePos x="0" y="0"/>
            <wp:positionH relativeFrom="column">
              <wp:posOffset>3810</wp:posOffset>
            </wp:positionH>
            <wp:positionV relativeFrom="paragraph">
              <wp:posOffset>603885</wp:posOffset>
            </wp:positionV>
            <wp:extent cx="14284960" cy="4761865"/>
            <wp:effectExtent l="0" t="0" r="2540" b="635"/>
            <wp:wrapTopAndBottom/>
            <wp:docPr id="10" name="Рисунок 10" descr="C:\Users\User\Desktop\Схема ц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Схема црм.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4960" cy="476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0B2" w:rsidRPr="007E32C6">
        <w:rPr>
          <w:rFonts w:ascii="Times New Roman" w:eastAsia="Play" w:hAnsi="Times New Roman" w:cs="Times New Roman"/>
          <w:i w:val="0"/>
          <w:color w:val="auto"/>
          <w:sz w:val="28"/>
          <w:szCs w:val="28"/>
        </w:rPr>
        <w:t>Приложение 1</w:t>
      </w:r>
      <w:bookmarkEnd w:id="97"/>
      <w:r w:rsidR="009100B2" w:rsidRPr="007E32C6">
        <w:rPr>
          <w:rFonts w:ascii="Times New Roman" w:eastAsia="Play" w:hAnsi="Times New Roman" w:cs="Times New Roman"/>
          <w:i w:val="0"/>
          <w:color w:val="auto"/>
          <w:sz w:val="28"/>
          <w:szCs w:val="28"/>
        </w:rPr>
        <w:t xml:space="preserve"> </w:t>
      </w:r>
    </w:p>
    <w:p w:rsidR="00C146C8" w:rsidRPr="00412C7C" w:rsidRDefault="007130ED" w:rsidP="007E32C6">
      <w:pPr>
        <w:spacing w:line="276" w:lineRule="auto"/>
        <w:ind w:right="0"/>
        <w:jc w:val="center"/>
        <w:rPr>
          <w:rFonts w:ascii="Times New Roman" w:eastAsia="Play" w:hAnsi="Times New Roman" w:cs="Times New Roman"/>
          <w:sz w:val="28"/>
          <w:szCs w:val="28"/>
        </w:rPr>
      </w:pPr>
      <w:r w:rsidRPr="007E32C6">
        <w:rPr>
          <w:rFonts w:ascii="Times New Roman" w:eastAsia="Play" w:hAnsi="Times New Roman" w:cs="Times New Roman"/>
          <w:sz w:val="28"/>
          <w:szCs w:val="28"/>
        </w:rPr>
        <w:t>Блок схема</w:t>
      </w:r>
      <w:r w:rsidR="00BA2609" w:rsidRPr="007E32C6">
        <w:rPr>
          <w:rFonts w:ascii="Times New Roman" w:eastAsia="Play" w:hAnsi="Times New Roman" w:cs="Times New Roman"/>
          <w:sz w:val="28"/>
          <w:szCs w:val="28"/>
        </w:rPr>
        <w:t xml:space="preserve"> АСК ППС</w:t>
      </w:r>
    </w:p>
    <w:sectPr w:rsidR="00C146C8" w:rsidRPr="00412C7C" w:rsidSect="00DA5EB3">
      <w:pgSz w:w="23814" w:h="16839" w:orient="landscape" w:code="8"/>
      <w:pgMar w:top="1134" w:right="1134" w:bottom="1134" w:left="1134" w:header="0" w:footer="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3" w:usb1="10000000" w:usb2="00000000" w:usb3="00000000" w:csb0="8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Liberation Serif">
    <w:altName w:val="Times New Roman"/>
    <w:charset w:val="CC"/>
    <w:family w:val="roman"/>
    <w:pitch w:val="variable"/>
    <w:sig w:usb0="E0000AFF" w:usb1="500078FF" w:usb2="00000021" w:usb3="00000000" w:csb0="000001BF"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Play">
    <w:altName w:val="Times New Roman"/>
    <w:charset w:val="00"/>
    <w:family w:val="auto"/>
    <w:pitch w:val="default"/>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6E37"/>
    <w:multiLevelType w:val="hybridMultilevel"/>
    <w:tmpl w:val="795C48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53A0E41"/>
    <w:multiLevelType w:val="hybridMultilevel"/>
    <w:tmpl w:val="FC6EBC52"/>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2">
    <w:nsid w:val="1A2A740E"/>
    <w:multiLevelType w:val="hybridMultilevel"/>
    <w:tmpl w:val="3F16A7C2"/>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3">
    <w:nsid w:val="255D2648"/>
    <w:multiLevelType w:val="hybridMultilevel"/>
    <w:tmpl w:val="EE360D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24F3E1D"/>
    <w:multiLevelType w:val="hybridMultilevel"/>
    <w:tmpl w:val="1ED088E6"/>
    <w:lvl w:ilvl="0" w:tplc="17963590">
      <w:start w:val="1"/>
      <w:numFmt w:val="decimal"/>
      <w:lvlText w:val="%1."/>
      <w:lvlJc w:val="left"/>
      <w:pPr>
        <w:tabs>
          <w:tab w:val="num" w:pos="720"/>
        </w:tabs>
        <w:ind w:left="720" w:hanging="360"/>
      </w:pPr>
      <w:rPr>
        <w:rFonts w:hint="default"/>
      </w:rPr>
    </w:lvl>
    <w:lvl w:ilvl="1" w:tplc="1FEE433E">
      <w:start w:val="1"/>
      <w:numFmt w:val="decimal"/>
      <w:lvlText w:val="1.%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614E25B9"/>
    <w:multiLevelType w:val="hybridMultilevel"/>
    <w:tmpl w:val="A9FE05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B34"/>
    <w:rsid w:val="0001354E"/>
    <w:rsid w:val="00016C12"/>
    <w:rsid w:val="00022BB1"/>
    <w:rsid w:val="000230A8"/>
    <w:rsid w:val="000344AB"/>
    <w:rsid w:val="00041CDD"/>
    <w:rsid w:val="00050519"/>
    <w:rsid w:val="00064583"/>
    <w:rsid w:val="000675EF"/>
    <w:rsid w:val="00075A72"/>
    <w:rsid w:val="000766EC"/>
    <w:rsid w:val="000842E9"/>
    <w:rsid w:val="0009508E"/>
    <w:rsid w:val="000D7B89"/>
    <w:rsid w:val="000E3BE1"/>
    <w:rsid w:val="000E6990"/>
    <w:rsid w:val="000E732E"/>
    <w:rsid w:val="000E7ED0"/>
    <w:rsid w:val="00124294"/>
    <w:rsid w:val="0017510A"/>
    <w:rsid w:val="0018624E"/>
    <w:rsid w:val="00192BAC"/>
    <w:rsid w:val="00196694"/>
    <w:rsid w:val="001D01A1"/>
    <w:rsid w:val="001E198F"/>
    <w:rsid w:val="001F1BB4"/>
    <w:rsid w:val="001F74EE"/>
    <w:rsid w:val="00206084"/>
    <w:rsid w:val="00210B29"/>
    <w:rsid w:val="0021121F"/>
    <w:rsid w:val="00223E38"/>
    <w:rsid w:val="00227413"/>
    <w:rsid w:val="00227C99"/>
    <w:rsid w:val="00233911"/>
    <w:rsid w:val="00237BB8"/>
    <w:rsid w:val="002437AD"/>
    <w:rsid w:val="0024592B"/>
    <w:rsid w:val="002912E9"/>
    <w:rsid w:val="002C3A9E"/>
    <w:rsid w:val="002D3A83"/>
    <w:rsid w:val="00302389"/>
    <w:rsid w:val="00362796"/>
    <w:rsid w:val="00375BA0"/>
    <w:rsid w:val="00380B5F"/>
    <w:rsid w:val="003A384A"/>
    <w:rsid w:val="003C05EC"/>
    <w:rsid w:val="003C79F9"/>
    <w:rsid w:val="0040592E"/>
    <w:rsid w:val="00411952"/>
    <w:rsid w:val="00412C7C"/>
    <w:rsid w:val="0042104A"/>
    <w:rsid w:val="0046488C"/>
    <w:rsid w:val="00467B03"/>
    <w:rsid w:val="00496071"/>
    <w:rsid w:val="004978D6"/>
    <w:rsid w:val="004A304D"/>
    <w:rsid w:val="004A6383"/>
    <w:rsid w:val="004D2C16"/>
    <w:rsid w:val="004D6D08"/>
    <w:rsid w:val="004F180A"/>
    <w:rsid w:val="0051549F"/>
    <w:rsid w:val="0052362B"/>
    <w:rsid w:val="0052451C"/>
    <w:rsid w:val="00531495"/>
    <w:rsid w:val="00551A76"/>
    <w:rsid w:val="00554091"/>
    <w:rsid w:val="005553CB"/>
    <w:rsid w:val="00557D86"/>
    <w:rsid w:val="00575429"/>
    <w:rsid w:val="005B11EA"/>
    <w:rsid w:val="005D3B98"/>
    <w:rsid w:val="005D3F2F"/>
    <w:rsid w:val="005E1C2E"/>
    <w:rsid w:val="005E6B4F"/>
    <w:rsid w:val="005E6CCF"/>
    <w:rsid w:val="00651705"/>
    <w:rsid w:val="006657E9"/>
    <w:rsid w:val="0068254A"/>
    <w:rsid w:val="00695D93"/>
    <w:rsid w:val="006A0D06"/>
    <w:rsid w:val="006C36EA"/>
    <w:rsid w:val="007130ED"/>
    <w:rsid w:val="00720011"/>
    <w:rsid w:val="007217A6"/>
    <w:rsid w:val="00746D08"/>
    <w:rsid w:val="0076191F"/>
    <w:rsid w:val="007662D8"/>
    <w:rsid w:val="007D1FD1"/>
    <w:rsid w:val="007D562B"/>
    <w:rsid w:val="007E00D8"/>
    <w:rsid w:val="007E32C6"/>
    <w:rsid w:val="007F34E8"/>
    <w:rsid w:val="007F787E"/>
    <w:rsid w:val="00801030"/>
    <w:rsid w:val="00836D2C"/>
    <w:rsid w:val="00844121"/>
    <w:rsid w:val="00853DE4"/>
    <w:rsid w:val="008568CD"/>
    <w:rsid w:val="00861206"/>
    <w:rsid w:val="00874AFD"/>
    <w:rsid w:val="0088181C"/>
    <w:rsid w:val="008A49A2"/>
    <w:rsid w:val="008A5A70"/>
    <w:rsid w:val="008B1122"/>
    <w:rsid w:val="008B14D8"/>
    <w:rsid w:val="008B53E6"/>
    <w:rsid w:val="008C41A2"/>
    <w:rsid w:val="008E5F07"/>
    <w:rsid w:val="009100B2"/>
    <w:rsid w:val="009135AC"/>
    <w:rsid w:val="00915E3A"/>
    <w:rsid w:val="00923268"/>
    <w:rsid w:val="00930D8E"/>
    <w:rsid w:val="00946FF2"/>
    <w:rsid w:val="00960734"/>
    <w:rsid w:val="009845E9"/>
    <w:rsid w:val="00985BD0"/>
    <w:rsid w:val="009A540E"/>
    <w:rsid w:val="009B098C"/>
    <w:rsid w:val="009D15CD"/>
    <w:rsid w:val="00A014BD"/>
    <w:rsid w:val="00A66A1F"/>
    <w:rsid w:val="00AC4E30"/>
    <w:rsid w:val="00AD411C"/>
    <w:rsid w:val="00AE1247"/>
    <w:rsid w:val="00B0011D"/>
    <w:rsid w:val="00B05482"/>
    <w:rsid w:val="00B26068"/>
    <w:rsid w:val="00B318F5"/>
    <w:rsid w:val="00B32DAD"/>
    <w:rsid w:val="00B707A5"/>
    <w:rsid w:val="00BA2609"/>
    <w:rsid w:val="00BC2770"/>
    <w:rsid w:val="00BD27D3"/>
    <w:rsid w:val="00BD4636"/>
    <w:rsid w:val="00BE4B00"/>
    <w:rsid w:val="00C146C8"/>
    <w:rsid w:val="00C234FB"/>
    <w:rsid w:val="00C2361C"/>
    <w:rsid w:val="00C23846"/>
    <w:rsid w:val="00C36918"/>
    <w:rsid w:val="00C40D28"/>
    <w:rsid w:val="00C447FE"/>
    <w:rsid w:val="00C869C1"/>
    <w:rsid w:val="00C87BFF"/>
    <w:rsid w:val="00C935F6"/>
    <w:rsid w:val="00C96C32"/>
    <w:rsid w:val="00C97FE6"/>
    <w:rsid w:val="00CA78F4"/>
    <w:rsid w:val="00CB1C0E"/>
    <w:rsid w:val="00CB395F"/>
    <w:rsid w:val="00CF362B"/>
    <w:rsid w:val="00D12340"/>
    <w:rsid w:val="00D53583"/>
    <w:rsid w:val="00D617E6"/>
    <w:rsid w:val="00D6351B"/>
    <w:rsid w:val="00D75B86"/>
    <w:rsid w:val="00DA5EB3"/>
    <w:rsid w:val="00DC0CF7"/>
    <w:rsid w:val="00DC446A"/>
    <w:rsid w:val="00DC7DE0"/>
    <w:rsid w:val="00DE05A3"/>
    <w:rsid w:val="00E26574"/>
    <w:rsid w:val="00E435EE"/>
    <w:rsid w:val="00E73E10"/>
    <w:rsid w:val="00E77A7A"/>
    <w:rsid w:val="00E819B1"/>
    <w:rsid w:val="00E93818"/>
    <w:rsid w:val="00EA14E8"/>
    <w:rsid w:val="00EA5AC6"/>
    <w:rsid w:val="00EB08A3"/>
    <w:rsid w:val="00EB4816"/>
    <w:rsid w:val="00EC5A3A"/>
    <w:rsid w:val="00ED0785"/>
    <w:rsid w:val="00EE4E92"/>
    <w:rsid w:val="00EF3535"/>
    <w:rsid w:val="00F072A6"/>
    <w:rsid w:val="00F076C9"/>
    <w:rsid w:val="00F20B34"/>
    <w:rsid w:val="00F253FC"/>
    <w:rsid w:val="00F342D7"/>
    <w:rsid w:val="00F46B18"/>
    <w:rsid w:val="00F6165B"/>
    <w:rsid w:val="00F956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sz w:val="24"/>
        <w:szCs w:val="24"/>
        <w:lang w:val="ru-RU" w:eastAsia="ru-RU" w:bidi="ar-SA"/>
      </w:rPr>
    </w:rPrDefault>
    <w:pPrDefault>
      <w:pPr>
        <w:ind w:right="8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050519"/>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05051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8A49A2"/>
    <w:rPr>
      <w:rFonts w:ascii="Tahoma" w:hAnsi="Tahoma" w:cs="Tahoma"/>
      <w:sz w:val="16"/>
      <w:szCs w:val="16"/>
    </w:rPr>
  </w:style>
  <w:style w:type="character" w:customStyle="1" w:styleId="aa">
    <w:name w:val="Текст выноски Знак"/>
    <w:basedOn w:val="a0"/>
    <w:link w:val="a9"/>
    <w:uiPriority w:val="99"/>
    <w:semiHidden/>
    <w:rsid w:val="008A49A2"/>
    <w:rPr>
      <w:rFonts w:ascii="Tahoma" w:hAnsi="Tahoma" w:cs="Tahoma"/>
      <w:sz w:val="16"/>
      <w:szCs w:val="16"/>
    </w:rPr>
  </w:style>
  <w:style w:type="character" w:styleId="ab">
    <w:name w:val="Placeholder Text"/>
    <w:basedOn w:val="a0"/>
    <w:uiPriority w:val="99"/>
    <w:semiHidden/>
    <w:rsid w:val="00210B29"/>
    <w:rPr>
      <w:color w:val="808080"/>
    </w:rPr>
  </w:style>
  <w:style w:type="paragraph" w:styleId="ac">
    <w:name w:val="No Spacing"/>
    <w:uiPriority w:val="1"/>
    <w:qFormat/>
    <w:rsid w:val="008B1122"/>
    <w:pPr>
      <w:ind w:right="0"/>
    </w:pPr>
    <w:rPr>
      <w:rFonts w:asciiTheme="minorHAnsi" w:eastAsiaTheme="minorEastAsia" w:hAnsiTheme="minorHAnsi" w:cstheme="minorBidi"/>
      <w:sz w:val="22"/>
      <w:szCs w:val="22"/>
    </w:rPr>
  </w:style>
  <w:style w:type="table" w:styleId="ad">
    <w:name w:val="Table Grid"/>
    <w:basedOn w:val="a1"/>
    <w:uiPriority w:val="59"/>
    <w:rsid w:val="008B1122"/>
    <w:pPr>
      <w:ind w:right="0"/>
    </w:pPr>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F46B18"/>
    <w:pPr>
      <w:ind w:left="720"/>
      <w:contextualSpacing/>
    </w:pPr>
  </w:style>
  <w:style w:type="character" w:customStyle="1" w:styleId="70">
    <w:name w:val="Заголовок 7 Знак"/>
    <w:basedOn w:val="a0"/>
    <w:link w:val="7"/>
    <w:uiPriority w:val="9"/>
    <w:rsid w:val="00050519"/>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050519"/>
    <w:rPr>
      <w:rFonts w:asciiTheme="majorHAnsi" w:eastAsiaTheme="majorEastAsia" w:hAnsiTheme="majorHAnsi" w:cstheme="majorBidi"/>
      <w:color w:val="404040" w:themeColor="text1" w:themeTint="BF"/>
      <w:sz w:val="20"/>
      <w:szCs w:val="20"/>
    </w:rPr>
  </w:style>
  <w:style w:type="paragraph" w:styleId="10">
    <w:name w:val="toc 1"/>
    <w:basedOn w:val="a"/>
    <w:next w:val="a"/>
    <w:autoRedefine/>
    <w:uiPriority w:val="39"/>
    <w:unhideWhenUsed/>
    <w:rsid w:val="00050519"/>
    <w:pPr>
      <w:spacing w:after="100"/>
    </w:pPr>
  </w:style>
  <w:style w:type="paragraph" w:styleId="20">
    <w:name w:val="toc 2"/>
    <w:basedOn w:val="a"/>
    <w:next w:val="a"/>
    <w:autoRedefine/>
    <w:uiPriority w:val="39"/>
    <w:unhideWhenUsed/>
    <w:rsid w:val="00050519"/>
    <w:pPr>
      <w:spacing w:after="100"/>
      <w:ind w:left="240"/>
    </w:pPr>
  </w:style>
  <w:style w:type="paragraph" w:styleId="81">
    <w:name w:val="toc 8"/>
    <w:basedOn w:val="a"/>
    <w:next w:val="a"/>
    <w:autoRedefine/>
    <w:uiPriority w:val="39"/>
    <w:unhideWhenUsed/>
    <w:rsid w:val="00050519"/>
    <w:pPr>
      <w:spacing w:after="100"/>
      <w:ind w:left="1680"/>
    </w:pPr>
  </w:style>
  <w:style w:type="character" w:styleId="af">
    <w:name w:val="Hyperlink"/>
    <w:basedOn w:val="a0"/>
    <w:uiPriority w:val="99"/>
    <w:unhideWhenUsed/>
    <w:rsid w:val="00050519"/>
    <w:rPr>
      <w:color w:val="0000FF" w:themeColor="hyperlink"/>
      <w:u w:val="single"/>
    </w:rPr>
  </w:style>
  <w:style w:type="paragraph" w:styleId="71">
    <w:name w:val="toc 7"/>
    <w:basedOn w:val="a"/>
    <w:next w:val="a"/>
    <w:autoRedefine/>
    <w:uiPriority w:val="39"/>
    <w:unhideWhenUsed/>
    <w:rsid w:val="00375BA0"/>
    <w:pPr>
      <w:spacing w:after="100"/>
      <w:ind w:left="1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sz w:val="24"/>
        <w:szCs w:val="24"/>
        <w:lang w:val="ru-RU" w:eastAsia="ru-RU" w:bidi="ar-SA"/>
      </w:rPr>
    </w:rPrDefault>
    <w:pPrDefault>
      <w:pPr>
        <w:ind w:right="8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050519"/>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05051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8A49A2"/>
    <w:rPr>
      <w:rFonts w:ascii="Tahoma" w:hAnsi="Tahoma" w:cs="Tahoma"/>
      <w:sz w:val="16"/>
      <w:szCs w:val="16"/>
    </w:rPr>
  </w:style>
  <w:style w:type="character" w:customStyle="1" w:styleId="aa">
    <w:name w:val="Текст выноски Знак"/>
    <w:basedOn w:val="a0"/>
    <w:link w:val="a9"/>
    <w:uiPriority w:val="99"/>
    <w:semiHidden/>
    <w:rsid w:val="008A49A2"/>
    <w:rPr>
      <w:rFonts w:ascii="Tahoma" w:hAnsi="Tahoma" w:cs="Tahoma"/>
      <w:sz w:val="16"/>
      <w:szCs w:val="16"/>
    </w:rPr>
  </w:style>
  <w:style w:type="character" w:styleId="ab">
    <w:name w:val="Placeholder Text"/>
    <w:basedOn w:val="a0"/>
    <w:uiPriority w:val="99"/>
    <w:semiHidden/>
    <w:rsid w:val="00210B29"/>
    <w:rPr>
      <w:color w:val="808080"/>
    </w:rPr>
  </w:style>
  <w:style w:type="paragraph" w:styleId="ac">
    <w:name w:val="No Spacing"/>
    <w:uiPriority w:val="1"/>
    <w:qFormat/>
    <w:rsid w:val="008B1122"/>
    <w:pPr>
      <w:ind w:right="0"/>
    </w:pPr>
    <w:rPr>
      <w:rFonts w:asciiTheme="minorHAnsi" w:eastAsiaTheme="minorEastAsia" w:hAnsiTheme="minorHAnsi" w:cstheme="minorBidi"/>
      <w:sz w:val="22"/>
      <w:szCs w:val="22"/>
    </w:rPr>
  </w:style>
  <w:style w:type="table" w:styleId="ad">
    <w:name w:val="Table Grid"/>
    <w:basedOn w:val="a1"/>
    <w:uiPriority w:val="59"/>
    <w:rsid w:val="008B1122"/>
    <w:pPr>
      <w:ind w:right="0"/>
    </w:pPr>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F46B18"/>
    <w:pPr>
      <w:ind w:left="720"/>
      <w:contextualSpacing/>
    </w:pPr>
  </w:style>
  <w:style w:type="character" w:customStyle="1" w:styleId="70">
    <w:name w:val="Заголовок 7 Знак"/>
    <w:basedOn w:val="a0"/>
    <w:link w:val="7"/>
    <w:uiPriority w:val="9"/>
    <w:rsid w:val="00050519"/>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050519"/>
    <w:rPr>
      <w:rFonts w:asciiTheme="majorHAnsi" w:eastAsiaTheme="majorEastAsia" w:hAnsiTheme="majorHAnsi" w:cstheme="majorBidi"/>
      <w:color w:val="404040" w:themeColor="text1" w:themeTint="BF"/>
      <w:sz w:val="20"/>
      <w:szCs w:val="20"/>
    </w:rPr>
  </w:style>
  <w:style w:type="paragraph" w:styleId="10">
    <w:name w:val="toc 1"/>
    <w:basedOn w:val="a"/>
    <w:next w:val="a"/>
    <w:autoRedefine/>
    <w:uiPriority w:val="39"/>
    <w:unhideWhenUsed/>
    <w:rsid w:val="00050519"/>
    <w:pPr>
      <w:spacing w:after="100"/>
    </w:pPr>
  </w:style>
  <w:style w:type="paragraph" w:styleId="20">
    <w:name w:val="toc 2"/>
    <w:basedOn w:val="a"/>
    <w:next w:val="a"/>
    <w:autoRedefine/>
    <w:uiPriority w:val="39"/>
    <w:unhideWhenUsed/>
    <w:rsid w:val="00050519"/>
    <w:pPr>
      <w:spacing w:after="100"/>
      <w:ind w:left="240"/>
    </w:pPr>
  </w:style>
  <w:style w:type="paragraph" w:styleId="81">
    <w:name w:val="toc 8"/>
    <w:basedOn w:val="a"/>
    <w:next w:val="a"/>
    <w:autoRedefine/>
    <w:uiPriority w:val="39"/>
    <w:unhideWhenUsed/>
    <w:rsid w:val="00050519"/>
    <w:pPr>
      <w:spacing w:after="100"/>
      <w:ind w:left="1680"/>
    </w:pPr>
  </w:style>
  <w:style w:type="character" w:styleId="af">
    <w:name w:val="Hyperlink"/>
    <w:basedOn w:val="a0"/>
    <w:uiPriority w:val="99"/>
    <w:unhideWhenUsed/>
    <w:rsid w:val="00050519"/>
    <w:rPr>
      <w:color w:val="0000FF" w:themeColor="hyperlink"/>
      <w:u w:val="single"/>
    </w:rPr>
  </w:style>
  <w:style w:type="paragraph" w:styleId="71">
    <w:name w:val="toc 7"/>
    <w:basedOn w:val="a"/>
    <w:next w:val="a"/>
    <w:autoRedefine/>
    <w:uiPriority w:val="39"/>
    <w:unhideWhenUsed/>
    <w:rsid w:val="00375BA0"/>
    <w:pPr>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904</TotalTime>
  <Pages>1</Pages>
  <Words>8512</Words>
  <Characters>48521</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2018-08-30T11:50:00Z</cp:lastPrinted>
  <dcterms:created xsi:type="dcterms:W3CDTF">2019-08-21T02:59:00Z</dcterms:created>
  <dcterms:modified xsi:type="dcterms:W3CDTF">2019-08-21T02:59:00Z</dcterms:modified>
</cp:coreProperties>
</file>